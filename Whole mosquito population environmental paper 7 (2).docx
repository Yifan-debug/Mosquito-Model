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02F2C" w14:textId="77777777" w:rsidR="00596D94" w:rsidRPr="00FD0636" w:rsidRDefault="00596D94" w:rsidP="00596D94">
      <w:pPr>
        <w:rPr>
          <w:highlight w:val="yellow"/>
        </w:rPr>
      </w:pPr>
      <w:r w:rsidRPr="00FD0636">
        <w:rPr>
          <w:highlight w:val="yellow"/>
        </w:rPr>
        <w:t xml:space="preserve">Abstract </w:t>
      </w:r>
    </w:p>
    <w:p w14:paraId="26A02F2D" w14:textId="105CE0BB" w:rsidR="00596D94" w:rsidRPr="00540569" w:rsidRDefault="00540569" w:rsidP="00596D94">
      <w:pPr>
        <w:rPr>
          <w:highlight w:val="yellow"/>
        </w:rPr>
      </w:pPr>
      <w:r w:rsidRPr="00540569">
        <w:t xml:space="preserve">Surveillance of mosquito populations is essential for developing effective models to study the population dynamics of mosquitoes in the field and for optimizing mosquito management strategies to prevent the transmission of mosquito-borne diseases. Our study in Alabama identified </w:t>
      </w:r>
      <w:r w:rsidR="00E9103D">
        <w:t>four</w:t>
      </w:r>
      <w:r w:rsidRPr="00540569">
        <w:t xml:space="preserve"> </w:t>
      </w:r>
      <w:r w:rsidRPr="00540569">
        <w:rPr>
          <w:i/>
          <w:iCs/>
        </w:rPr>
        <w:t>Aedes</w:t>
      </w:r>
      <w:r w:rsidRPr="00540569">
        <w:t xml:space="preserve"> mosquito species: </w:t>
      </w:r>
      <w:r w:rsidRPr="00540569">
        <w:rPr>
          <w:i/>
          <w:iCs/>
        </w:rPr>
        <w:t>Aedes albopictus</w:t>
      </w:r>
      <w:r w:rsidRPr="00540569">
        <w:t xml:space="preserve">, </w:t>
      </w:r>
      <w:r w:rsidRPr="00540569">
        <w:rPr>
          <w:i/>
          <w:iCs/>
        </w:rPr>
        <w:t>Aedes triseriatus</w:t>
      </w:r>
      <w:r w:rsidRPr="00540569">
        <w:t xml:space="preserve">, </w:t>
      </w:r>
      <w:r w:rsidRPr="00540569">
        <w:rPr>
          <w:i/>
          <w:iCs/>
        </w:rPr>
        <w:t>Aedes japonicus</w:t>
      </w:r>
      <w:r w:rsidR="00E9103D">
        <w:rPr>
          <w:i/>
          <w:iCs/>
        </w:rPr>
        <w:t xml:space="preserve"> </w:t>
      </w:r>
      <w:r w:rsidR="00E9103D" w:rsidRPr="00E9103D">
        <w:t>and</w:t>
      </w:r>
      <w:r w:rsidR="00E9103D">
        <w:rPr>
          <w:i/>
          <w:iCs/>
        </w:rPr>
        <w:t xml:space="preserve"> Aedes aegypti</w:t>
      </w:r>
      <w:r w:rsidRPr="00540569">
        <w:t>. We found that temperature, daylength, and water vapor pressure were the primary factors influencing mosquito population dynamics. Mosquitoes emerged in March and April, with the largest abundance occurring in August and September. Additionally, using a random forest model, we predicted mosquito populations in the southeastern United States and discovered potential relationships with human population, elevation, and forest</w:t>
      </w:r>
      <w:r w:rsidR="00F15489">
        <w:t>ed</w:t>
      </w:r>
      <w:r w:rsidRPr="00540569">
        <w:t xml:space="preserve"> cover. In summary, our study provides valuable insights for developing effective mosquito management strategies and introduces a novel approach to predict mosquito populations</w:t>
      </w:r>
    </w:p>
    <w:p w14:paraId="26A02F2E" w14:textId="77777777" w:rsidR="00596D94" w:rsidRDefault="00596D94" w:rsidP="00596D94">
      <w:r w:rsidRPr="33750BE0">
        <w:rPr>
          <w:rFonts w:eastAsia="Times New Roman"/>
        </w:rPr>
        <w:t xml:space="preserve">Introduction </w:t>
      </w:r>
    </w:p>
    <w:p w14:paraId="26A02F2F" w14:textId="6D215307" w:rsidR="00596D94" w:rsidRDefault="00033C09" w:rsidP="00FD0636">
      <w:pPr>
        <w:ind w:firstLine="720"/>
        <w:rPr>
          <w:rFonts w:eastAsia="Times New Roman"/>
        </w:rPr>
      </w:pPr>
      <w:r w:rsidRPr="00320567">
        <w:rPr>
          <w:rFonts w:eastAsia="Times New Roman"/>
        </w:rPr>
        <w:t>Mosquitoes are among the most widespread insects, found on every continent except Antarctica and a few islands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{"citationID":"zLf9z3ty","properties":{"formattedCitation":"(Mullen and Durden 2009)","plainCitation":"(Mullen and Durden 2009)","noteIndex":0},"citationItems":[{"id":321,"uris":["http://zotero.org/users/5979620/items/YWG9HYFS"],"itemData":{"id":321,"type":"book","abstract":"Medical and Veterinary Entomology, Second Edition, has been fully updated and revised to provide the latest information on developments in entomology relating to public health and veterinary importance. Each chapter is structured with the student in mind, organized by the major headings of Taxonomy, Morphology, Life History, Behavior and Ecology, Public Health and Veterinary Importance, and Prevention and Control. This second edition includes separate chapters devoted to each of the taxonomic groups of insects and arachnids of medical or veterinary concern, including spiders, scorpions, mites, and ticks. Internationally recognized editors Mullen and Durden include extensive coverage of both medical and veterinary entomological importance. This book is designed for teaching and research faculty in medical and veterinary schools that provide a course in vector borne diseases and medical entomology; parasitologists, entomologists, and government scientists responsible for oversight and monitoring of insect vector borne diseases; and medical and veterinary school libraries and libraries at institutions with strong programs in entomology.Follows in the tradition of Herm's Medical and Veterinary EntomologyThe latest information on developments in entomology relating to public health and veterinary importanceTwo separate indexes for enhanced searchability: Taxonomic and Subject New to this edition: Three new chapters Morphological Adaptations of Parasitic ArthropodsForensic EntomologyMolecular Tools in Medical and Veterinary Entomology1700 word glossaryAppendix of Arthropod-Related Viruses of Medical-Veterinary ImportanceNumerous new full-color images, illustrations and maps throughout","ISBN":"978-0-08-091969-0","language":"en","note":"Google-Books-ID: T8CWvVGwKhoC","number-of-pages":"646","publisher":"Academic Press","source":"Google Books","title":"Medical and Veterinary Entomology","author":[{"family":"Mullen","given":"Gary R."},{"family":"Durden","given":"Lance A."}],"issued":{"date-parts":[["2009",4,22]]}}}],"schema":"https://github.com/citation-style-language/schema/raw/master/csl-citation.json"} </w:instrText>
      </w:r>
      <w:r w:rsidR="00AA625B">
        <w:rPr>
          <w:rFonts w:eastAsia="Times New Roman"/>
        </w:rPr>
        <w:fldChar w:fldCharType="separate"/>
      </w:r>
      <w:r w:rsidR="00AA625B" w:rsidRPr="00320567">
        <w:rPr>
          <w:rFonts w:eastAsia="Times New Roman"/>
        </w:rPr>
        <w:t>(Mullen and Durden 2009)</w:t>
      </w:r>
      <w:r w:rsidR="00AA625B">
        <w:rPr>
          <w:rFonts w:eastAsia="Times New Roman"/>
        </w:rPr>
        <w:fldChar w:fldCharType="end"/>
      </w:r>
      <w:r w:rsidR="00596D94" w:rsidRPr="33750BE0">
        <w:rPr>
          <w:rFonts w:eastAsia="Times New Roman"/>
        </w:rPr>
        <w:t xml:space="preserve">. </w:t>
      </w:r>
      <w:r w:rsidR="0061619F" w:rsidRPr="00EF7C78">
        <w:rPr>
          <w:rFonts w:eastAsia="Times New Roman"/>
        </w:rPr>
        <w:t>They can cause a range of nuisances and dangers to humans, from making noise to transmitting serious diseases during their blood-feeding behavior</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{"citationID":"oBXGbZqG","properties":{"formattedCitation":"(Harbach 2007)","plainCitation":"(Harbach 2007)","noteIndex":0},"citationItems":[{"id":299,"uris":["http://zotero.org/users/5979620/items/4YGULVPQ"],"itemData":{"id":299,"type":"article-journal","abstract":"The taxonomy, classification and phylogeny of family Culicidae are reviewed. The application of explicit methods of phylogenetic analysis has revealed weaknesses in the traditional classification of mosquitoes, but little progress has been made to achieve a robust, stable classification that reflects evolutionary relationships. The current phenetic classification is discussed in view of phylogeny reconstructions based on cladistic analyses of morphological and molecular data. It is concluded that the generic and suprageneric relationships and the validity and monophyly of the generic and subgeneric groupings of Culicidae are in need of extensive reappraisal. If the classification is to reflect evolutionary history, changes to the nomenclature of mosquitoes are inevitable. There is strong morphological and molecular evidence that subfamily Anophelinae and tribes Aedini, Culicini and Sabethini of subfamily Culicinae are monophyletic, but the other taxonomic groupings are not demonstrably monophyletic or have not been subjected to phylogenetic analyses.","container-title":"Zootaxa","DOI":"10.11646/zootaxa.1668.1.28","ISSN":"1175-5334","issue":"1","language":"en","license":"Copyright (c) 2018 Magnolia press","page":"591-638","source":"www.mapress.com","title":"The Culicidae (Diptera): a review of taxonomy, classification and phylogeny*","title-short":"The Culicidae (Diptera)","volume":"1668","author":[{"family":"Harbach","given":"Ralph E."}],"issued":{"date-parts":[["2007",12,21]]}}}],"schema":"https://github.com/citation-style-language/schema/raw/master/csl-citation.json"} </w:instrText>
      </w:r>
      <w:r w:rsidR="00AA625B">
        <w:rPr>
          <w:rFonts w:eastAsia="Times New Roman"/>
        </w:rPr>
        <w:fldChar w:fldCharType="separate"/>
      </w:r>
      <w:r w:rsidR="00AA625B" w:rsidRPr="00320567">
        <w:rPr>
          <w:rFonts w:eastAsia="Times New Roman"/>
        </w:rPr>
        <w:t>(Harbach 2007)</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Aedes albopictus</w:t>
      </w:r>
      <w:r w:rsidR="0061619F" w:rsidRPr="00EF7C78">
        <w:rPr>
          <w:rFonts w:eastAsia="Times New Roman"/>
        </w:rPr>
        <w:t>, one of the major species in Alabama, has been shown in experiments to be capable of transmitting more than 26 viruses, including serious ones such as Dengue virus, Zika virus, and Chikungunya virus</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{"citationID":"O6j5vYLL","properties":{"formattedCitation":"(Paupy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(Paupy et al. 2009)</w:t>
      </w:r>
      <w:r w:rsidR="00AA625B">
        <w:rPr>
          <w:rFonts w:eastAsia="Times New Roman"/>
        </w:rPr>
        <w:fldChar w:fldCharType="end"/>
      </w:r>
      <w:r w:rsidR="00596D94" w:rsidRPr="33750BE0">
        <w:rPr>
          <w:rFonts w:eastAsia="Times New Roman"/>
        </w:rPr>
        <w:t xml:space="preserve">. </w:t>
      </w:r>
      <w:r w:rsidR="0061619F" w:rsidRPr="00EF7C78">
        <w:rPr>
          <w:rFonts w:eastAsia="Times New Roman"/>
          <w:i/>
          <w:iCs/>
        </w:rPr>
        <w:t>Ae. albopictus</w:t>
      </w:r>
      <w:r w:rsidR="0061619F" w:rsidRPr="00EF7C78">
        <w:rPr>
          <w:rFonts w:eastAsia="Times New Roman"/>
        </w:rPr>
        <w:t xml:space="preserve"> has been responsible for outbreaks of diseases, such as the Chikungunya outbreak in 2005-2007 in the Indian Ocean islands and surrounding countries, and another outbreak in Italy in August 2007</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{"citationID":"MESEe8Oo","properties":{"formattedCitation":"(Angelini et al. 2008, Paupy et al. 2009)","plainCitation":"(Angelini et al. 2008, Paupy et al. 2009)","noteIndex":0},"citationItems":[{"id":256,"uris":["http://zotero.org/users/5979620/items/6X8TMCQA"],"itemData":{"id":256,"type":"article-journal","container-title":"Parassitologia","issue":"1/2","page":"97","source":"Google Scholar","title":"Chikungunya epidemic outbreak in Emilia-Romagna (Italy) during summer 2007","volume":"50","author":[{"family":"Angelini","given":"P."},{"family":"Macini","given":"P."},{"family":"Finarelli","given":"A. C."},{"family":"Po","given":"C."},{"family":"Venturelli","given":"C."},{"family":"Bellini","given":"R."},{"family":"Dottori","given":"M."}],"issued":{"date-parts":[["2008"]]}}},{"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AA625B">
        <w:rPr>
          <w:rFonts w:eastAsia="Times New Roman"/>
        </w:rPr>
        <w:fldChar w:fldCharType="separate"/>
      </w:r>
      <w:r w:rsidR="00AA625B" w:rsidRPr="00320567">
        <w:rPr>
          <w:rFonts w:eastAsia="Times New Roman"/>
        </w:rPr>
        <w:t>(Angelini et al. 2008, Paupy et al. 2009)</w:t>
      </w:r>
      <w:r w:rsidR="00AA625B">
        <w:rPr>
          <w:rFonts w:eastAsia="Times New Roman"/>
        </w:rPr>
        <w:fldChar w:fldCharType="end"/>
      </w:r>
      <w:r w:rsidR="00596D94" w:rsidRPr="33750BE0">
        <w:rPr>
          <w:rFonts w:eastAsia="Times New Roman"/>
        </w:rPr>
        <w:t xml:space="preserve">. </w:t>
      </w:r>
      <w:r w:rsidR="00CE1609" w:rsidRPr="00EF7C78">
        <w:rPr>
          <w:rFonts w:eastAsia="Times New Roman"/>
          <w:i/>
          <w:iCs/>
        </w:rPr>
        <w:t>Ae. albopictus</w:t>
      </w:r>
      <w:r w:rsidR="00CE1609" w:rsidRPr="00EF7C78">
        <w:rPr>
          <w:rFonts w:eastAsia="Times New Roman"/>
        </w:rPr>
        <w:t xml:space="preserve"> was first recognized in the United States in 1985 in Texas, and has since become established in 866 counties across 26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{"citationID":"g7pxK8UT","properties":{"formattedCitation":"(Lambrechts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AA625B">
        <w:rPr>
          <w:rFonts w:eastAsia="Times New Roman"/>
        </w:rPr>
        <w:fldChar w:fldCharType="separate"/>
      </w:r>
      <w:r w:rsidR="00AA625B" w:rsidRPr="00320567">
        <w:rPr>
          <w:rFonts w:eastAsia="Times New Roman"/>
        </w:rPr>
        <w:t>(Lambrechts et al. 2010, Bonizzoni et al. 2013)</w:t>
      </w:r>
      <w:r w:rsidR="00AA625B">
        <w:rPr>
          <w:rFonts w:eastAsia="Times New Roman"/>
        </w:rPr>
        <w:fldChar w:fldCharType="end"/>
      </w:r>
      <w:r w:rsidR="00596D94" w:rsidRPr="33750BE0">
        <w:rPr>
          <w:rFonts w:eastAsia="Times New Roman"/>
        </w:rPr>
        <w:t xml:space="preserve">. </w:t>
      </w:r>
      <w:r w:rsidR="00596D94" w:rsidRPr="00C4422B">
        <w:rPr>
          <w:rFonts w:eastAsia="Times New Roman"/>
          <w:i/>
          <w:iCs/>
        </w:rPr>
        <w:t>Ae. triseriatus</w:t>
      </w:r>
      <w:r w:rsidR="00596D94" w:rsidRPr="33750BE0">
        <w:rPr>
          <w:rFonts w:eastAsia="Times New Roman"/>
        </w:rPr>
        <w:t xml:space="preserve"> (Eastern tree hole mosquito) is another common species found in the United States, distributed from Florida to Idaho </w:t>
      </w:r>
      <w:r w:rsidR="00AA625B">
        <w:rPr>
          <w:rFonts w:eastAsia="Times New Roman"/>
        </w:rPr>
        <w:fldChar w:fldCharType="begin"/>
      </w:r>
      <w:r w:rsidR="005D724C">
        <w:rPr>
          <w:rFonts w:eastAsia="Times New Roman"/>
        </w:rPr>
        <w:instrText xml:space="preserve"> ADDIN ZOTERO_ITEM CSL_CITATION {"citationID":"gYQB8oZ0","properties":{"formattedCitation":"(Farajollahi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AA625B">
        <w:rPr>
          <w:rFonts w:eastAsia="Times New Roman"/>
        </w:rPr>
        <w:fldChar w:fldCharType="separate"/>
      </w:r>
      <w:r w:rsidR="00AA625B" w:rsidRPr="00320567">
        <w:rPr>
          <w:rFonts w:eastAsia="Times New Roman"/>
        </w:rPr>
        <w:t>(Farajollahi and Price 2013)</w:t>
      </w:r>
      <w:r w:rsidR="00AA625B">
        <w:rPr>
          <w:rFonts w:eastAsia="Times New Roman"/>
        </w:rPr>
        <w:fldChar w:fldCharType="end"/>
      </w:r>
      <w:r w:rsidR="00596D94" w:rsidRPr="33750BE0">
        <w:rPr>
          <w:rFonts w:eastAsia="Times New Roman"/>
        </w:rPr>
        <w:t xml:space="preserve">. Additionally, it is the major vector of La Cross encephalitis virus, which causes approximately 80 to 100 cases in the United States annually, and it can also spread </w:t>
      </w:r>
      <w:r w:rsidR="00596D94">
        <w:rPr>
          <w:rFonts w:eastAsia="Times New Roman"/>
        </w:rPr>
        <w:t>D</w:t>
      </w:r>
      <w:r w:rsidR="00596D94" w:rsidRPr="33750BE0">
        <w:rPr>
          <w:rFonts w:eastAsia="Times New Roman"/>
        </w:rPr>
        <w:t xml:space="preserve">engue virus, Eastern equine encephalitis, </w:t>
      </w:r>
      <w:r w:rsidR="00596D94" w:rsidRPr="33750BE0">
        <w:rPr>
          <w:rFonts w:eastAsia="Times New Roman"/>
        </w:rPr>
        <w:lastRenderedPageBreak/>
        <w:t xml:space="preserve">Western equine encephalitis, West Nile virus, among others </w:t>
      </w:r>
      <w:r w:rsidR="00AA625B">
        <w:rPr>
          <w:rFonts w:eastAsia="Times New Roman"/>
        </w:rPr>
        <w:fldChar w:fldCharType="begin"/>
      </w:r>
      <w:r w:rsidR="005D724C">
        <w:rPr>
          <w:rFonts w:eastAsia="Times New Roman"/>
        </w:rPr>
        <w:instrText xml:space="preserve"> ADDIN ZOTERO_ITEM CSL_CITATION {"citationID":"k0hEnzla","properties":{"formattedCitation":"(Thompson et al. 1972, Watts et al. 1974, Freier and Grimstad 1983, Platt et al. 2007, Styer et al. 2007, Unlu et al. 2010)","plainCitation":"(Thompson et al. 1972, Watts et al. 1974, Freier and Grimstad 1983, Platt et al. 2007, Styer et al. 2007, Unlu et al. 2010)","noteIndex":0},"citationItems":[{"id":308,"uris":["http://zotero.org/users/5979620/items/3PT9W3F2"],"itemData":{"id":308,"type":"article-journal","abstract":"Abstract Eight isolates of La Crosse virus were obtained from 182,437 mosquitoes (4,643 pools) processed during 4 years of a 5-year study. Of the 8 isolates, 5 were from 1,985 Aedes triseriatus (70 pools), and 1 each was from 1,818 Culex pipiens, 35,867 Aedes communis group, and 36,800 Aedes trivittatus. Six of the isolates were from mosquitoes collected by aspiration, and the other two from Culex pipiens and Aedes trivittatus collected in carbon dioxide-baited cone traps. Seasonal distribution of the isolates was similar to that of cases of California encephalitis: 3 in July, 2 in August, and 3 in September. Aedes triseriatus is common in hardwood deciduous forests where in small wild mammals antibodies to the virus are prevalent and where children hospitalized with the disease have been exposed to the virus in nature.","container-title":"The American Journal of Tropical Medicine and Hygiene","DOI":"10.4269/ajtmh.1972.21.90","ISSN":"0002-9637, 1476-1645","issue":"1","language":"en","page":"90-96","source":"www.ajtmh.org","title":"La Crosse Virus Isolations from Mosquitoes in Wisconsin, 1964–68*","volume":"21","author":[{"family":"Thompson","given":"Wayne H."},{"family":"Anslow","given":"Ralph O."},{"family":"Hanson","given":"Robert P."},{"family":"Defoliart","given":"Gene R."}],"issued":{"date-parts":[["1972",1,1]]}}},{"id":306,"uris":["http://zotero.org/users/5979620/items/WZFUHYC4"],"itemData":{"id":306,"type":"article-journal","abstract":"Abstract La Crosse (LAC) virus was isolated from 3 suspensions of Aedes triseriatus larvae and from 1 suspension of male mosquitoes reared from larvae collected from basal tree-holes in Wisconsin during March, April, May, and June of 1973. Isolations of this virus were also obtained from 5 suspensions of A. triseriatus larvae and 4 suspensions of male mosquitoes originating from old automobile tires. Virus transmission to suckling mice was accomplished by female A. triseriatus reared from larvae collected from the tires. Only two tree-holes and the tires yielded LAC virus-infected larvae and adults. The minimum field infection rate (MFIR) for these tree-holes and the tires, based on one infected larva per pool, was 1/110 larvae from the tree-holes and 1/20 larvae from the tires. The MFIR for adults was 1/41 male mosquitoes originating from one of the tree-holes and 1/27 for male mosquitoes originating from the tires. The MFIR for female mosquitoes reared from larvae collected from the tires was 1/110. No virus was isolated from 255 female mosquitoes reared from larvae collected from the tree-holes. These findings strongly suggest that A. triseriatus is the reservoir of LAC virus and that transovarial transmission of the virus in A. triseriatus is the mechanism responsible for the survival of this arbovirus during the winter season in the north-central United States.","container-title":"The American Journal of Tropical Medicine and Hygiene","DOI":"10.4269/ajtmh.1974.23.694","ISSN":"0002-9637, 1476-1645","issue":"4","language":"en","page":"694-700","source":"www.ajtmh.org","title":"Overwintering of La Crosse Virus in Aedes Triseriatus*","volume":"23","author":[{"family":"Watts","given":"Douglas M."},{"family":"Thompson","given":"Wayne H."},{"family":"Yuill","given":"Thomas M."},{"family":"DeFoliart","given":"Gene R."},{"family":"Hanson","given":"Robert P."}],"issued":{"date-parts":[["1974",7,1]]}}},{"id":331,"uris":["http://zotero.org/users/5979620/items/HLNPK4QX"],"itemData":{"id":331,"type":"article-journal","abstract":"Abstract Transmission of dengue type 1 was demonstrated for 3 strains of Aedes triseriatus mosquitoes after oral infection. Rates of infection were similar to those observed in a control strain of Aedes aegypti. Three additional species belonging to the subgenus Protomacleaya (Aedes brelandi, Aedes hendersoni, and Aedes zoosophus) were also susceptible to oral infection with dengue type 1 virus but transmission could not be demonstrated although virus was detected in the salivary glands of infected mosquitoes. Virus transmission was demonstrated for Ae. hendersoni following parenteral infection. The results of this study support the view that non-Stegomyia mosquitoes may become involved in the transmission of dengue virus to humans.","container-title":"The American Journal of Tropical Medicine and Hygiene","DOI":"10.4269/ajtmh.1983.32.1429","ISSN":"0002-9637, 1476-1645","issue":"6","language":"en","page":"1429-1434","source":"www.ajtmh.org","title":"Transmission of Dengue Virus by Orally Infected Aedes Triseriatus*","volume":"32","author":[{"family":"Freier","given":"Jerome E."},{"family":"Grimstad","given":"Paul R."}],"issued":{"date-parts":[["1983",11,1]]}}},{"id":317,"uris":["http://zotero.org/users/5979620/items/ECGXGJAX"],"itemData":{"id":317,"type":"article-journal","abstract":"Chipmunks might play a role in enzootic WNV cycles and be an amplifying host for mosquitoes that infect humans., In eastern chipmunks (Tamias striatus) inoculated intramuscularly with 101.5 to 105.7 PFU of West Nile virus (WNV), serum titers developed sufficient to infect Aedes triseriatus (Say), Ae. vexans (Meigen), and Culex pipiens (L.). Mean titers (95% confidence interval) of 8 chipmunks were 103.9(3.3–4.5), 106.7(6.4–7.0), and 105.8(4.1–7.5) PFU/mL on days 1–3 postinoculation (p.i.) and 105.8 PFU/mL in 1 chipmunk on day 4 p.i. Mean estimated days that WNV titers were &gt;104.8 and &gt;105.6 were 1.7 (1.1–2.3) and 1.4 (1.0–1.6). The longest period of viremia &gt;104.8 PFU/mL was 3–4 days. WNV antigen was detected in the small intestine of 2 chipmunks and the kidneys of 4 chipmunks by immunohistochemistry. WNV also was detected in urine, saliva, and feces of some chipmunks. These data suggest chipmunks might play a role in enzootic WNV cycles and be an amplifying host for mosquitoes that could infect humans.","container-title":"Emerging Infectious Diseases","DOI":"10.3201/eid1306.061008","ISSN":"1080-6040","issue":"6","journalAbbreviation":"Emerg Infect Dis","note":"PMID: 17553220\nPMCID: PMC2792837","page":"831-837","source":"PubMed Central","title":"West Nile Virus Viremia in Eastern Chipmunks (Tamias striatus) Sufficient for Infecting Different Mosquitoes","volume":"13","author":[{"family":"Platt","given":"Kenneth B."},{"family":"Tucker","given":"Bradley J."},{"family":"Halbur","given":"Patrick G."},{"family":"Tiawsirisup","given":"Sonthaya"},{"family":"Blitvich","given":"Bradley J."},{"family":"Fabiosa","given":"Flor G."},{"family":"Bartholomay","given":"Lyric C."},{"family":"Rowley","given":"Wayne A."}],"issued":{"date-parts":[["2007",6]]}}},{"id":310,"uris":["http://zotero.org/users/5979620/items/ZCM4PZY2"],"itemData":{"id":310,"type":"article-journal","abstract":"West Nile virus (WNV) is transmitted to vertebrate hosts by mosquitoes as they take a blood meal. The amount of WNV inoculated by mosquitoes as they feed on a live host is not known. Previous estimates of the amount of WNV inoculated by mosquitoes (101.2–104.3 PFU) were based on in vitro assays that do not allow mosquitoes to probe or feed naturally. Here, we developed an in vivo assay to determine the amount of WNV inoculated by mosquitoes as they probe and feed on peripheral tissues of a mouse or chick. Using our assay, we recovered approximately one-third of a known amount of virus inoculated into mouse tissues. Accounting for unrecovered virus, mean and median doses of WNV inoculated by four mosquito species were 104.3 PFU and 105.0 PFU for Culex tarsalis, 105.9 PFU and 106.1 PFU for Cx. pipiens, 104.7 PFU and 104.7 PFU for Aedes japonicus, and 103.6 PFU and 103.4 PFU for Ae. triseriatus. In a direct comparison, in vivo estimates of the viral dose inoculated by Cx. tarsalis were approximately 600 times greater than estimates obtained by an in vitro capillary tube transmission assay. Virus did not disperse rapidly, as &gt;99% of the virus was recovered from the section fed or probed upon by the mosquito. Furthermore, 76% (22/29) of mosquitoes inoculated a small amount of virus (</w:instrText>
      </w:r>
      <w:r w:rsidR="005D724C">
        <w:rPr>
          <w:rFonts w:ascii="Cambria Math" w:eastAsia="Times New Roman" w:hAnsi="Cambria Math" w:cs="Cambria Math"/>
        </w:rPr>
        <w:instrText>∼</w:instrText>
      </w:r>
      <w:r w:rsidR="005D724C">
        <w:rPr>
          <w:rFonts w:eastAsia="Times New Roman"/>
        </w:rPr>
        <w:instrText xml:space="preserve">102 PFU) directly into the blood while feeding. Direct introduction of virus into the blood may alter viral tropism, lead to earlier development of viremia, and cause low rates of infection in co-feeding mosquitoes. Our data demonstrate that mosquitoes inoculate high doses of WNV extravascularly and low doses intravascularly while probing and feeding on a live host. Accurate estimates of the viral dose inoculated by mosquitoes are critical in order to administer appropriate inoculation doses to animals in vaccine, host competence, and pathogenesis studies.","container-title":"PLOS Pathogens","DOI":"10.1371/journal.ppat.0030132","ISSN":"1553-7374","issue":"9","journalAbbreviation":"PLOS Pathogens","language":"en","page":"e132","source":"PLoS Journals","title":"Mosquitoes Inoculate High Doses of West Nile Virus as They Probe and Feed on Live Hosts","volume":"3","author":[{"family":"Styer","given":"Linda M."},{"family":"Kent","given":"Kim A."},{"family":"Albright","given":"Rebecca G."},{"family":"Bennett","given":"Corey J."},{"family":"Kramer","given":"Laura D."},{"family":"Bernard","given":"Kristen A."}],"issued":{"date-parts":[["2007",9,14]]}}},{"id":307,"uris":["http://zotero.org/users/5979620/items/ND3P57CP"],"itemData":{"id":307,"type":"article-journal","abstract":"ABSTRACT: Male and nulliparous female mosquitoes were surveyed for evidence of vertical WNV infection in East Baton Rouge Parish, Louisiana. Adult male mosquitoes collected by trapping and aspiration, and adult male and nulliparous female mosquitoes reared from field-collected larvae were tested. Adult male Culex spp., female Aedes albopictus (Skuse), and female Culex quinquifasciatus Say mosquitoes that were collected as larvae were test-positive for WNV RNA. Infectious WNV was detected using virus isolation in field-collected male Aedes triseriatus Say and Culex salinarius Coquillett; these data represent the first field evidence of vertical transmission of WNV in Ae. triseriatus and Cx. salinarius.","container-title":"Journal of Vector Ecology","DOI":"10.1111/j.1948-7134.2010.00064.x","ISSN":"1948-7134","issue":"1","language":"en","license":"© 2010 The Society for Vector Ecology","page":"95-99","source":"Wiley Online Library","title":"Evidence of vertical transmission of West Nile virus in field-collected mosquitoes","volume":"35","author":[{"family":"Unlu","given":"Isik"},{"family":"Mackay","given":"Andrew J."},{"family":"Roy","given":"Alma"},{"family":"Yates","given":"Matt M."},{"family":"Foil","given":"Lane D."}],"issued":{"date-parts":[["2010"]]}}}],"schema":"https://github.com/citation-style-language/schema/raw/master/csl-citation.json"} </w:instrText>
      </w:r>
      <w:r w:rsidR="00AA625B">
        <w:rPr>
          <w:rFonts w:eastAsia="Times New Roman"/>
        </w:rPr>
        <w:fldChar w:fldCharType="separate"/>
      </w:r>
      <w:r w:rsidR="00AA625B" w:rsidRPr="00320567">
        <w:rPr>
          <w:rFonts w:eastAsia="Times New Roman"/>
        </w:rPr>
        <w:t>(Thompson et al. 1972, Watts et al. 1974, Freier and Grimstad 1983, Platt et al. 2007, Styer et al. 2007, Unlu et al. 2010)</w:t>
      </w:r>
      <w:r w:rsidR="00AA625B">
        <w:rPr>
          <w:rFonts w:eastAsia="Times New Roman"/>
        </w:rPr>
        <w:fldChar w:fldCharType="end"/>
      </w:r>
      <w:r w:rsidR="00596D94">
        <w:rPr>
          <w:rFonts w:eastAsia="Times New Roman"/>
        </w:rPr>
        <w:t>.</w:t>
      </w:r>
      <w:r w:rsidR="00596D94" w:rsidRPr="33750BE0">
        <w:rPr>
          <w:rFonts w:eastAsia="Times New Roman"/>
        </w:rPr>
        <w:t xml:space="preserve"> </w:t>
      </w:r>
      <w:r w:rsidR="00596D94" w:rsidRPr="00C4422B">
        <w:rPr>
          <w:rFonts w:eastAsia="Times New Roman"/>
          <w:i/>
          <w:iCs/>
        </w:rPr>
        <w:t>Ae. japonicus</w:t>
      </w:r>
      <w:r w:rsidR="00596D94" w:rsidRPr="33750BE0">
        <w:rPr>
          <w:rFonts w:eastAsia="Times New Roman"/>
        </w:rPr>
        <w:t xml:space="preserve">, as an invasive species </w:t>
      </w:r>
      <w:r w:rsidR="00596D94">
        <w:rPr>
          <w:rFonts w:eastAsia="Times New Roman"/>
        </w:rPr>
        <w:fldChar w:fldCharType="begin"/>
      </w:r>
      <w:r w:rsidR="00596D94">
        <w:rPr>
          <w:rFonts w:eastAsia="Times New Roman"/>
        </w:rPr>
        <w:instrText xml:space="preserve"> ADDIN EN.CITE &lt;EndNote&gt;&lt;Cite&gt;&lt;Author&gt;Schaffner&lt;/Author&gt;&lt;Year&gt;2009&lt;/Year&gt;&lt;RecNum&gt;3185&lt;/RecNum&gt;&lt;DisplayText&gt;(Schaffner et al. 2009)&lt;/DisplayText&gt;&lt;record&gt;&lt;rec-number&gt;3185&lt;/rec-number&gt;&lt;foreign-keys&gt;&lt;key app="EN" db-id="ta5fefe5u5aee0ev9fkp0fwcva5dxw520a9v"&gt;3185&lt;/key&gt;&lt;/foreign-keys&gt;&lt;ref-type name="Journal Article"&gt;17&lt;/ref-type&gt;&lt;contributors&gt;&lt;authors&gt;&lt;author&gt;Schaffner, F&lt;/author&gt;&lt;author&gt;Kaufmann, C&lt;/author&gt;&lt;author&gt;Hegglin, D&lt;/author&gt;&lt;author&gt;Mathis, A&lt;/author&gt;&lt;/authors&gt;&lt;/contributors&gt;&lt;titles&gt;&lt;title&gt;The invasive mosquito Aedes japonicus in Central Europe&lt;/title&gt;&lt;secondary-title&gt;Medical and veterinary entomology&lt;/secondary-title&gt;&lt;/titles&gt;&lt;periodical&gt;&lt;full-title&gt;Med Vet Entomol&lt;/full-title&gt;&lt;abbr-1&gt;Medical and veterinary entomology&lt;/abbr-1&gt;&lt;/periodical&gt;&lt;pages&gt;448-451&lt;/pages&gt;&lt;volume&gt;23&lt;/volume&gt;&lt;number&gt;4&lt;/number&gt;&lt;dates&gt;&lt;year&gt;2009&lt;/year&gt;&lt;/dates&gt;&lt;isbn&gt;0269-283X&lt;/isbn&gt;&lt;urls&gt;&lt;/urls&gt;&lt;/record&gt;&lt;/Cite&gt;&lt;/EndNote&gt;</w:instrText>
      </w:r>
      <w:r w:rsidR="00596D94">
        <w:rPr>
          <w:rFonts w:eastAsia="Times New Roman"/>
        </w:rPr>
        <w:fldChar w:fldCharType="separate"/>
      </w:r>
      <w:r w:rsidR="00596D94">
        <w:rPr>
          <w:rFonts w:eastAsia="Times New Roman"/>
        </w:rPr>
        <w:t>(</w:t>
      </w:r>
      <w:hyperlink w:anchor="_ENREF_44" w:tooltip="Schaffner, 2009 #3185" w:history="1">
        <w:r w:rsidR="00596D94">
          <w:rPr>
            <w:rFonts w:eastAsia="Times New Roman"/>
          </w:rPr>
          <w:t>Schaffner et al. 2009</w:t>
        </w:r>
      </w:hyperlink>
      <w:r w:rsidR="00596D94">
        <w:rPr>
          <w:rFonts w:eastAsia="Times New Roman"/>
        </w:rPr>
        <w:t>)</w:t>
      </w:r>
      <w:r w:rsidR="00596D94">
        <w:rPr>
          <w:rFonts w:eastAsia="Times New Roman"/>
        </w:rPr>
        <w:fldChar w:fldCharType="end"/>
      </w:r>
      <w:r w:rsidR="00596D94" w:rsidRPr="33750BE0">
        <w:rPr>
          <w:rFonts w:eastAsia="Times New Roman"/>
        </w:rPr>
        <w:t xml:space="preserve">, was first reported in 1998 in North America </w:t>
      </w:r>
      <w:r w:rsidR="00AA625B">
        <w:rPr>
          <w:rFonts w:eastAsia="Times New Roman"/>
        </w:rPr>
        <w:fldChar w:fldCharType="begin"/>
      </w:r>
      <w:r w:rsidR="005D724C">
        <w:rPr>
          <w:rFonts w:eastAsia="Times New Roman"/>
        </w:rPr>
        <w:instrText xml:space="preserve"> ADDIN ZOTERO_ITEM CSL_CITATION {"citationID":"jiv5vX5d","properties":{"formattedCitation":"(Peyton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AA625B">
        <w:rPr>
          <w:rFonts w:eastAsia="Times New Roman"/>
        </w:rPr>
        <w:fldChar w:fldCharType="separate"/>
      </w:r>
      <w:r w:rsidR="00AA625B" w:rsidRPr="00F864C8">
        <w:rPr>
          <w:rFonts w:eastAsia="Times New Roman"/>
        </w:rPr>
        <w:t>(Peyton et al. 1999)</w:t>
      </w:r>
      <w:r w:rsidR="00AA625B">
        <w:rPr>
          <w:rFonts w:eastAsia="Times New Roman"/>
        </w:rPr>
        <w:fldChar w:fldCharType="end"/>
      </w:r>
      <w:r w:rsidR="00596D94" w:rsidRPr="33750BE0">
        <w:rPr>
          <w:rFonts w:eastAsia="Times New Roman"/>
        </w:rPr>
        <w:t xml:space="preserve">, and </w:t>
      </w:r>
      <w:r w:rsidR="00FA68BD" w:rsidRPr="00EF7C78">
        <w:rPr>
          <w:rFonts w:eastAsia="Times New Roman"/>
        </w:rPr>
        <w:t>has since been found in 22 states in the United States</w:t>
      </w:r>
      <w:r w:rsidR="00596D94" w:rsidRPr="33750BE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{"citationID":"XpHA0Hnp","properties":{"formattedCitation":"(Williges et al. 2008)","plainCitation":"(Williges et al. 2008)","noteIndex":0},"citationItems":[{"id":305,"uris":["http://zotero.org/users/5979620/items/Z4LFRNS2"],"itemData":{"id":305,"type":"article-journal","abstract":"We describe methodology used for the laboratory colonization of Aedes japonicus japonicus, an exotic mosquito species native to eastern Asia and first collected in New Jersey as larvae in 1999. We created a free mating colony in 2000 that readily bloodfed on restrained bobwhite quail (Colinus virginianus). A larval diet of finely ground Purina Lab Diet© dissolved in dechlorinated water has proven acceptable. This is the first report of Ae. j. japonicus colonization from mosquitoes collected in the United States.","container-title":"Journal of the American Mosquito Control Association","DOI":"10.2987/5714.1","ISSN":"8756-971X, 1943-6270","issue":"4","journalAbbreviation":"moco","page":"591-593","source":"bioone.org","title":"Laboratory Colonization of Aedes japonicus japonicus","volume":"24","author":[{"family":"Williges","given":"Eric"},{"family":"Farajollahi","given":"Ary"},{"family":"Scott","given":"Jamesina J."},{"family":"Mccuiston","given":"Linda J."},{"family":"Crans","given":"Wayne J."},{"family":"Gaugler","given":"Randy"}],"issued":{"date-parts":[["2008",12]]}}}],"schema":"https://github.com/citation-style-language/schema/raw/master/csl-citation.json"} </w:instrText>
      </w:r>
      <w:r w:rsidR="00AA625B">
        <w:rPr>
          <w:rFonts w:eastAsia="Times New Roman"/>
        </w:rPr>
        <w:fldChar w:fldCharType="separate"/>
      </w:r>
      <w:r w:rsidR="00AA625B" w:rsidRPr="00F864C8">
        <w:rPr>
          <w:rFonts w:eastAsia="Times New Roman"/>
        </w:rPr>
        <w:t>(Williges et al. 2008)</w:t>
      </w:r>
      <w:r w:rsidR="00AA625B">
        <w:rPr>
          <w:rFonts w:eastAsia="Times New Roman"/>
        </w:rPr>
        <w:fldChar w:fldCharType="end"/>
      </w:r>
      <w:r w:rsidR="00596D94" w:rsidRPr="33750BE0">
        <w:rPr>
          <w:rFonts w:eastAsia="Times New Roman"/>
        </w:rPr>
        <w:t>.</w:t>
      </w:r>
      <w:r w:rsidR="00596D94">
        <w:rPr>
          <w:rFonts w:eastAsia="Times New Roman"/>
        </w:rPr>
        <w:t xml:space="preserve"> </w:t>
      </w:r>
      <w:proofErr w:type="gramStart"/>
      <w:r w:rsidR="00596D94">
        <w:rPr>
          <w:rFonts w:eastAsia="Times New Roman"/>
        </w:rPr>
        <w:t>Although,</w:t>
      </w:r>
      <w:proofErr w:type="gramEnd"/>
      <w:r w:rsidR="00596D94">
        <w:rPr>
          <w:rFonts w:eastAsia="Times New Roman"/>
        </w:rPr>
        <w:t xml:space="preserve"> </w:t>
      </w:r>
      <w:r w:rsidR="00596D94" w:rsidRPr="00C4422B">
        <w:rPr>
          <w:rFonts w:eastAsia="Times New Roman"/>
          <w:i/>
          <w:iCs/>
        </w:rPr>
        <w:t>Ae. japonicas</w:t>
      </w:r>
      <w:r w:rsidR="00596D94">
        <w:rPr>
          <w:rFonts w:eastAsia="Times New Roman"/>
        </w:rPr>
        <w:t xml:space="preserve"> is not considered a major vector of human pathogens, </w:t>
      </w:r>
      <w:r w:rsidR="00C4422B">
        <w:rPr>
          <w:rFonts w:eastAsia="Times New Roman"/>
        </w:rPr>
        <w:t>i</w:t>
      </w:r>
      <w:r w:rsidR="00C4422B" w:rsidRPr="00F864C8">
        <w:rPr>
          <w:rFonts w:eastAsia="Times New Roman"/>
        </w:rPr>
        <w:t>t can still become infected with West Nile Virus and La Crosse encephalitis, and has been implicated in outbreaks of Japanese encephalitis in Asia</w:t>
      </w:r>
      <w:r w:rsidR="004E3CA7">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{"citationID":"4fQy5Hoj","properties":{"formattedCitation":"(Kaufman and Fonseca 2014)","plainCitation":"(Kaufman and Fonseca 2014)","noteIndex":0},"citationItems":[{"id":327,"uris":["http://zotero.org/users/5979620/items/QRBT6TP5"],"itemData":{"id":327,"type":"article-journal","abstract":"Aedes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AA625B">
        <w:rPr>
          <w:rFonts w:eastAsia="Times New Roman"/>
        </w:rPr>
        <w:fldChar w:fldCharType="separate"/>
      </w:r>
      <w:r w:rsidR="00AA625B" w:rsidRPr="00F864C8">
        <w:rPr>
          <w:rFonts w:eastAsia="Times New Roman"/>
        </w:rPr>
        <w:t>(Kaufman and Fonseca 2014)</w:t>
      </w:r>
      <w:r w:rsidR="00AA625B">
        <w:rPr>
          <w:rFonts w:eastAsia="Times New Roman"/>
        </w:rPr>
        <w:fldChar w:fldCharType="end"/>
      </w:r>
      <w:r w:rsidR="00AA625B">
        <w:rPr>
          <w:rFonts w:eastAsia="Times New Roman"/>
        </w:rPr>
        <w:t>.</w:t>
      </w:r>
      <w:r w:rsidR="00596D94" w:rsidRPr="33750BE0">
        <w:rPr>
          <w:rFonts w:eastAsia="Times New Roman"/>
        </w:rPr>
        <w:t xml:space="preserve"> </w:t>
      </w:r>
      <w:r w:rsidR="00C4422B" w:rsidRPr="00EF7C78">
        <w:rPr>
          <w:rFonts w:eastAsia="Times New Roman"/>
        </w:rPr>
        <w:t>Preventing the transmission of human disease pathogens is crucial. Surveillance of mosquito population dynamics is a necessary task to prevent the transmission of mosquito-borne diseases and potential increases in mosquito populations</w:t>
      </w:r>
      <w:r w:rsidR="00596D94">
        <w:rPr>
          <w:rFonts w:eastAsia="Times New Roman"/>
        </w:rPr>
        <w:t>.</w:t>
      </w:r>
      <w:r w:rsidR="00596D94" w:rsidRPr="002A0390">
        <w:rPr>
          <w:rFonts w:eastAsia="Times New Roman"/>
        </w:rPr>
        <w:t xml:space="preserve"> </w:t>
      </w:r>
      <w:r w:rsidR="00AA625B">
        <w:rPr>
          <w:rFonts w:eastAsia="Times New Roman"/>
        </w:rPr>
        <w:fldChar w:fldCharType="begin"/>
      </w:r>
      <w:r w:rsidR="005D724C">
        <w:rPr>
          <w:rFonts w:eastAsia="Times New Roman"/>
        </w:rPr>
        <w:instrText xml:space="preserve"> ADDIN ZOTERO_ITEM CSL_CITATION {"citationID":"BBkAxmeW","properties":{"formattedCitation":"(Beck-Johnson et al. 2013)","plainCitation":"(Beck-Johnson et al. 2013)","noteIndex":0},"citationItems":[{"id":339,"uris":["http://zotero.org/users/5979620/items/YKNXR9MU"],"itemData":{"id":339,"type":"article-journal","abstract":"The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N."}],"issued":{"date-parts":[["2013",11,14]]}}}],"schema":"https://github.com/citation-style-language/schema/raw/master/csl-citation.json"} </w:instrText>
      </w:r>
      <w:r w:rsidR="00AA625B">
        <w:rPr>
          <w:rFonts w:eastAsia="Times New Roman"/>
        </w:rPr>
        <w:fldChar w:fldCharType="separate"/>
      </w:r>
      <w:r w:rsidR="00AA625B" w:rsidRPr="00EF7C78">
        <w:rPr>
          <w:rFonts w:eastAsia="Times New Roman"/>
        </w:rPr>
        <w:t>(Beck-Johnson et al. 2013)</w:t>
      </w:r>
      <w:r w:rsidR="00AA625B">
        <w:rPr>
          <w:rFonts w:eastAsia="Times New Roman"/>
        </w:rPr>
        <w:fldChar w:fldCharType="end"/>
      </w:r>
      <w:r w:rsidR="00AA625B">
        <w:rPr>
          <w:rFonts w:eastAsia="Times New Roman"/>
        </w:rPr>
        <w:t>.</w:t>
      </w:r>
      <w:r w:rsidR="00596D94">
        <w:rPr>
          <w:rFonts w:eastAsia="Times New Roman"/>
        </w:rPr>
        <w:t xml:space="preserve"> </w:t>
      </w:r>
    </w:p>
    <w:p w14:paraId="5E2098C7" w14:textId="4C60A6DF" w:rsidR="004E3CA7" w:rsidRDefault="00F7194C" w:rsidP="00D30C32">
      <w:pPr>
        <w:ind w:firstLine="720"/>
        <w:rPr>
          <w:rFonts w:eastAsia="Times New Roman"/>
        </w:rPr>
      </w:pPr>
      <w:r w:rsidRPr="00EF7C78">
        <w:rPr>
          <w:szCs w:val="24"/>
        </w:rPr>
        <w:t>Various methods have been employed for mosquito surveillance, with larval and pupal surveys being more time-consuming and adult surveys difficult to use for large areas due to varying mosquito habitats</w:t>
      </w:r>
      <w:r w:rsidR="00941DD3">
        <w:rPr>
          <w:szCs w:val="24"/>
        </w:rPr>
        <w:t xml:space="preserve"> </w:t>
      </w:r>
      <w:r w:rsidR="00941DD3" w:rsidRPr="00ED7DDA">
        <w:rPr>
          <w:szCs w:val="24"/>
        </w:rPr>
        <w:fldChar w:fldCharType="begin"/>
      </w:r>
      <w:r w:rsidR="005D724C">
        <w:rPr>
          <w:rFonts w:hint="eastAsia"/>
          <w:szCs w:val="24"/>
        </w:rPr>
        <w:instrText xml:space="preserve"> ADDIN ZOTERO_ITEM CSL_CITATION {"citationID":"qhibr7y3","properties":{"formattedCitation":"(Casas\\uc0\\u58616{}Mart\\uc0\\u237{}nez et al. 2013)","plainCitation":"(Casas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 et al. 2013)","noteIndex":0},"citationItems":[{"id":335,"uris":["http://zo</w:instrText>
      </w:r>
      <w:r w:rsidR="005D724C">
        <w:rPr>
          <w:szCs w:val="24"/>
        </w:rPr>
        <w:instrText>tero.org/users/5979620/items/F8TB9ULQ"],"itemData":{"id":335,"type":"article-journal","abstract":"In this study, we designed a new tent trap; the BioDiVector (BDV) tent trap, consisting of two rectangular tents that use human bait without endangering the technical personnel. The daily activity pattern of Aedes aegypti and Aedes albopictus in intra, peri, and extradomiciliary sites was studied in an endemic area of dengue in southern Mexico by using the BDV tent trap. Totals of 3,128 individuals of Ae. aegypti and 833 Ae. albopictus were captured. More Ae. aegypti males than females were caught, while the opposite was true with Ae. albopictus. The activity of both mosquito species was affected by the interaction between the collection site and time of day. In general, more individuals of both mosquito species were captured at the extradomicillary sites than at the peri and intradomicillary sites. Mosquitoes showed two peaks of activity, one in the morning and the other in the afternoon, but in general this only occurred at the extradomicillary sites, whereas no peak of activity was observed at the intra and peridomicillary sites. Overall, Ae. aegypti had a higher indirect biting rate than Ae. albopictus. Finally, due to its efficiency, simplicity, and low cost, we suggest the use of this innovative tool for entomological surveillance, bionomics and vector incrimination studies in geographical areas where dengue and other arboviruses are present.","container-title":"Journal of Vector Ecology","DOI":"10.1111/j.1948-7134.2013.12041.x","ISSN":"1948-7134","issue":"2","language":"en","license":"© 2013 The Society for Vector Ecology","page":"277-288","source":"Wiley Online Library","title":"A new tent trap for monitoring the daily activity of Aedes aegypti and Ae</w:instrText>
      </w:r>
      <w:r w:rsidR="005D724C">
        <w:rPr>
          <w:rFonts w:hint="eastAsia"/>
          <w:szCs w:val="24"/>
        </w:rPr>
        <w:instrText>des albopictus","volume":"38","author":[{"family":"Casas</w:instrText>
      </w:r>
      <w:r w:rsidR="005D724C">
        <w:rPr>
          <w:rFonts w:hint="eastAsia"/>
          <w:szCs w:val="24"/>
        </w:rPr>
        <w:instrText></w:instrText>
      </w:r>
      <w:r w:rsidR="005D724C">
        <w:rPr>
          <w:rFonts w:hint="eastAsia"/>
          <w:szCs w:val="24"/>
        </w:rPr>
        <w:instrText>Mart</w:instrText>
      </w:r>
      <w:r w:rsidR="005D724C">
        <w:rPr>
          <w:rFonts w:hint="eastAsia"/>
          <w:szCs w:val="24"/>
        </w:rPr>
        <w:instrText>í</w:instrText>
      </w:r>
      <w:r w:rsidR="005D724C">
        <w:rPr>
          <w:rFonts w:hint="eastAsia"/>
          <w:szCs w:val="24"/>
        </w:rPr>
        <w:instrText>nez","given":"Mauricio"},{"family":"Orozco</w:instrText>
      </w:r>
      <w:r w:rsidR="005D724C">
        <w:rPr>
          <w:rFonts w:hint="eastAsia"/>
          <w:szCs w:val="24"/>
        </w:rPr>
        <w:instrText></w:instrText>
      </w:r>
      <w:r w:rsidR="005D724C">
        <w:rPr>
          <w:rFonts w:hint="eastAsia"/>
          <w:szCs w:val="24"/>
        </w:rPr>
        <w:instrText>Bonilla","given":"Arnoldo"},{"family":"Muñoz</w:instrText>
      </w:r>
      <w:r w:rsidR="005D724C">
        <w:rPr>
          <w:rFonts w:hint="eastAsia"/>
          <w:szCs w:val="24"/>
        </w:rPr>
        <w:instrText></w:instrText>
      </w:r>
      <w:r w:rsidR="005D724C">
        <w:rPr>
          <w:rFonts w:hint="eastAsia"/>
          <w:szCs w:val="24"/>
        </w:rPr>
        <w:instrText>Reyes","given":"Miguel"},{"family":"Ulloa</w:instrText>
      </w:r>
      <w:r w:rsidR="005D724C">
        <w:rPr>
          <w:rFonts w:hint="eastAsia"/>
          <w:szCs w:val="24"/>
        </w:rPr>
        <w:instrText></w:instrText>
      </w:r>
      <w:r w:rsidR="005D724C">
        <w:rPr>
          <w:rFonts w:hint="eastAsia"/>
          <w:szCs w:val="24"/>
        </w:rPr>
        <w:instrText>Garc</w:instrText>
      </w:r>
      <w:r w:rsidR="005D724C">
        <w:rPr>
          <w:rFonts w:hint="eastAsia"/>
          <w:szCs w:val="24"/>
        </w:rPr>
        <w:instrText>í</w:instrText>
      </w:r>
      <w:r w:rsidR="005D724C">
        <w:rPr>
          <w:rFonts w:hint="eastAsia"/>
          <w:szCs w:val="24"/>
        </w:rPr>
        <w:instrText>a","given":"Armando"},{"family":"Bond","given":"J. Guillermo"},{"family":"Valle</w:instrText>
      </w:r>
      <w:r w:rsidR="005D724C">
        <w:rPr>
          <w:rFonts w:hint="eastAsia"/>
          <w:szCs w:val="24"/>
        </w:rPr>
        <w:instrText></w:instrText>
      </w:r>
      <w:r w:rsidR="005D724C">
        <w:rPr>
          <w:rFonts w:hint="eastAsia"/>
          <w:szCs w:val="24"/>
        </w:rPr>
        <w:instrText xml:space="preserve">Mora","given":"Javier"},{"family":"Weber","given":"Manuel"},{"family":"Rojas","given":"Julio C."}],"issued":{"date-parts":[["2013"]]}}}],"schema":"https://github.com/citation-style-language/schema/raw/master/csl-citation.json"} </w:instrText>
      </w:r>
      <w:r w:rsidR="00941DD3" w:rsidRPr="00ED7DDA">
        <w:rPr>
          <w:szCs w:val="24"/>
        </w:rPr>
        <w:fldChar w:fldCharType="separate"/>
      </w:r>
      <w:r w:rsidR="00941DD3" w:rsidRPr="00BE6E5C">
        <w:rPr>
          <w:szCs w:val="24"/>
        </w:rPr>
        <w:t>(CasasMartínez et al. 2013)</w:t>
      </w:r>
      <w:r w:rsidR="00941DD3" w:rsidRPr="00ED7DDA">
        <w:rPr>
          <w:szCs w:val="24"/>
        </w:rPr>
        <w:fldChar w:fldCharType="end"/>
      </w:r>
      <w:r w:rsidR="00941DD3" w:rsidRPr="00ED7DDA">
        <w:rPr>
          <w:szCs w:val="24"/>
        </w:rPr>
        <w:t>.</w:t>
      </w:r>
      <w:r w:rsidRPr="00EF7C78">
        <w:rPr>
          <w:szCs w:val="24"/>
        </w:rPr>
        <w:t xml:space="preserve"> </w:t>
      </w:r>
      <w:r w:rsidR="00D30C32" w:rsidRPr="00EF7C78">
        <w:rPr>
          <w:szCs w:val="24"/>
        </w:rPr>
        <w:t>Resting mosquitoes can be collected directly using aspirator devices, providing information on unfed vs. fed mosquitoes, but it requires a large group of people to focus on one location. BG-Sentinel traps can attract more adult mosquitoes with visual and olfactory baits like light and CO</w:t>
      </w:r>
      <w:r w:rsidR="00D30C32" w:rsidRPr="004E3CA7">
        <w:rPr>
          <w:szCs w:val="24"/>
          <w:vertAlign w:val="subscript"/>
        </w:rPr>
        <w:t>2</w:t>
      </w:r>
      <w:r w:rsidR="00D30C32" w:rsidRPr="00EF7C78">
        <w:rPr>
          <w:szCs w:val="24"/>
        </w:rPr>
        <w:t xml:space="preserve">, but it is expensive to purchase baits and cannot specifically target mosquitoes. In contrast, </w:t>
      </w:r>
      <w:proofErr w:type="spellStart"/>
      <w:r w:rsidR="00D30C32" w:rsidRPr="00EF7C78">
        <w:rPr>
          <w:szCs w:val="24"/>
        </w:rPr>
        <w:t>ovitraps</w:t>
      </w:r>
      <w:proofErr w:type="spellEnd"/>
      <w:r w:rsidR="00D30C32" w:rsidRPr="00EF7C78">
        <w:rPr>
          <w:szCs w:val="24"/>
        </w:rPr>
        <w:t xml:space="preserve"> are an easy and cost-effective method for attracting gravid female mosquitoes for egg-laying, providing information on the dynamic changes of mosquito populations </w:t>
      </w:r>
      <w:r w:rsidR="00BE6E5C" w:rsidRPr="00487380">
        <w:rPr>
          <w:szCs w:val="24"/>
        </w:rPr>
        <w:fldChar w:fldCharType="begin"/>
      </w:r>
      <w:r w:rsidR="005D724C">
        <w:rPr>
          <w:szCs w:val="24"/>
        </w:rPr>
        <w:instrText xml:space="preserve"> ADDIN ZOTERO_ITEM CSL_CITATION {"citationID":"lwr38imf","properties":{"formattedCitation":"(Service 1992)","plainCitation":"(Service 1992)","noteIndex":0},"citationItems":[{"id":312,"uris":["http://zotero.org/users/5979620/items/PZQB2UTN"],"itemData":{"id":312,"type":"article-journal","abstract":"Aedes aegypti is one of the world's most widely distributed mosquitos and is of considerable medical importance as a vector of dengue and yellow fever. Not surprisingly therefore there has been more written on its biology than any other mosquito. The present paper summarizes ecological studies undertaken on this vector, including those on pre-adult mortalities, life-tables, adult dispersal and survival rates. In discussing surveillance techniques it is pointed out there are still no reliable methods for monitoring adult populations. The importance of the resting habits of adults and house construction in insecticidal control of Ae. aegypti is discussed. The question is, have ecological studies and population modeling resulted in any more understanding of the epidemiology of dengue, or helped formulate better control strategies? The answer seems to be not usually, possible because there have actually been relatively few good ecological studies on Ae. aegypti. Although mathematical modeling indicates that better control might be achieved if it were directed at the larvae, not adults, this has not usually been taken into consideration by those engaged in control. There is clearly need for greater collaboration between those practicing control, and ecologists and modelers.","container-title":"The Southeast Asian Journal of Tropical Medicine and Public Health","ISSN":"0125-1562","issue":"4","journalAbbreviation":"Southeast Asian J. Trop. Med. Public Health","language":"eng","note":"PMID: 1298074","page":"681-690","source":"PubMed","title":"Importance of ecology in Aedes aegypti control","volume":"23","author":[{"family":"Service","given":"M. W."}],"issued":{"date-parts":[["1992",12]]}}}],"schema":"https://github.com/citation-style-language/schema/raw/master/csl-citation.json"} </w:instrText>
      </w:r>
      <w:r w:rsidR="00BE6E5C" w:rsidRPr="00487380">
        <w:rPr>
          <w:szCs w:val="24"/>
        </w:rPr>
        <w:fldChar w:fldCharType="separate"/>
      </w:r>
      <w:r w:rsidR="00BE6E5C" w:rsidRPr="00EC2439">
        <w:rPr>
          <w:szCs w:val="24"/>
        </w:rPr>
        <w:t>(Service 1992)</w:t>
      </w:r>
      <w:r w:rsidR="00BE6E5C" w:rsidRPr="00487380">
        <w:rPr>
          <w:szCs w:val="24"/>
        </w:rPr>
        <w:fldChar w:fldCharType="end"/>
      </w:r>
      <w:r w:rsidR="00596D94" w:rsidRPr="00487380">
        <w:rPr>
          <w:szCs w:val="24"/>
        </w:rPr>
        <w:t xml:space="preserve">. </w:t>
      </w:r>
      <w:r w:rsidR="00D30C32" w:rsidRPr="00EF7C78">
        <w:rPr>
          <w:szCs w:val="24"/>
        </w:rPr>
        <w:t xml:space="preserve">In this study, </w:t>
      </w:r>
      <w:proofErr w:type="spellStart"/>
      <w:r w:rsidR="00D30C32" w:rsidRPr="00EF7C78">
        <w:rPr>
          <w:szCs w:val="24"/>
        </w:rPr>
        <w:t>ovitraps</w:t>
      </w:r>
      <w:proofErr w:type="spellEnd"/>
      <w:r w:rsidR="00D30C32" w:rsidRPr="00EF7C78">
        <w:rPr>
          <w:szCs w:val="24"/>
        </w:rPr>
        <w:t xml:space="preserve"> were used to collect mosquito eggs in four cities across Alabama - Montgomery, Tuskegee, Tuscaloosa, and Birmingham - from 2017 to 2023. These eggs were then hatched and reared in a laboratory until they reached the adult stage, allowing for identification and analysis of the mosquitoes.</w:t>
      </w:r>
    </w:p>
    <w:p w14:paraId="689A5DFA" w14:textId="2BE7A01A" w:rsidR="0041632B" w:rsidRDefault="0041632B" w:rsidP="00D30C32">
      <w:pPr>
        <w:ind w:firstLine="720"/>
        <w:rPr>
          <w:rFonts w:eastAsia="Times New Roman"/>
        </w:rPr>
      </w:pPr>
      <w:r>
        <w:rPr>
          <w:rFonts w:eastAsia="Times New Roman"/>
        </w:rPr>
        <w:t xml:space="preserve">Mosquito population have been done state-widely in 2004 and 2005 in </w:t>
      </w:r>
      <w:r w:rsidR="00EC2439">
        <w:rPr>
          <w:rFonts w:eastAsia="Times New Roman"/>
        </w:rPr>
        <w:t xml:space="preserve">Alabama </w:t>
      </w:r>
      <w:r>
        <w:rPr>
          <w:rFonts w:eastAsia="Times New Roman"/>
        </w:rPr>
        <w:t xml:space="preserve">through tire larvae sampling and mosquito traps, and identified two common species in </w:t>
      </w:r>
      <w:r w:rsidRPr="0093572A">
        <w:rPr>
          <w:rFonts w:eastAsia="Times New Roman"/>
          <w:i/>
          <w:iCs/>
        </w:rPr>
        <w:t>Aedes</w:t>
      </w:r>
      <w:r>
        <w:rPr>
          <w:rFonts w:eastAsia="Times New Roman"/>
        </w:rPr>
        <w:t xml:space="preserve"> genera, </w:t>
      </w:r>
      <w:r w:rsidRPr="0093572A">
        <w:rPr>
          <w:rFonts w:eastAsia="Times New Roman"/>
          <w:i/>
          <w:iCs/>
        </w:rPr>
        <w:t>Ae</w:t>
      </w:r>
      <w:r w:rsidR="00C502E2">
        <w:rPr>
          <w:rFonts w:eastAsia="Times New Roman"/>
          <w:i/>
          <w:iCs/>
        </w:rPr>
        <w:t>.</w:t>
      </w:r>
      <w:r w:rsidRPr="0093572A">
        <w:rPr>
          <w:rFonts w:eastAsia="Times New Roman"/>
          <w:i/>
          <w:iCs/>
        </w:rPr>
        <w:t xml:space="preserve"> albopictus</w:t>
      </w:r>
      <w:r>
        <w:rPr>
          <w:rFonts w:eastAsia="Times New Roman"/>
        </w:rPr>
        <w:t xml:space="preserve">, which is the most common mosquito species, and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which name was changed from </w:t>
      </w:r>
      <w:proofErr w:type="spellStart"/>
      <w:r w:rsidRPr="0093572A">
        <w:rPr>
          <w:rFonts w:eastAsia="Times New Roman"/>
          <w:i/>
          <w:iCs/>
        </w:rPr>
        <w:t>Ochlerotatus</w:t>
      </w:r>
      <w:proofErr w:type="spellEnd"/>
      <w:r w:rsidRPr="0093572A">
        <w:rPr>
          <w:rFonts w:eastAsia="Times New Roman"/>
          <w:i/>
          <w:iCs/>
        </w:rPr>
        <w:t xml:space="preserve"> triseriatus</w:t>
      </w:r>
      <w:r>
        <w:rPr>
          <w:rFonts w:eastAsia="Times New Roman"/>
        </w:rPr>
        <w:t xml:space="preserve"> to </w:t>
      </w:r>
      <w:r w:rsidRPr="0093572A">
        <w:rPr>
          <w:rFonts w:eastAsia="Times New Roman"/>
          <w:i/>
          <w:iCs/>
        </w:rPr>
        <w:t>Ae</w:t>
      </w:r>
      <w:r w:rsidR="00C502E2">
        <w:rPr>
          <w:rFonts w:eastAsia="Times New Roman"/>
          <w:i/>
          <w:iCs/>
        </w:rPr>
        <w:t>.</w:t>
      </w:r>
      <w:r w:rsidRPr="0093572A">
        <w:rPr>
          <w:rFonts w:eastAsia="Times New Roman"/>
          <w:i/>
          <w:iCs/>
        </w:rPr>
        <w:t xml:space="preserve"> triseriatus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{"citationID":"XopBgD3P","properties":{"formattedCitation":"(Qualls 2005, Qualls and Mullen 2006, 2007)","plainCitation":"(Qualls 2005, Qualls and Mullen 2006, 2007)","noteIndex":0},"citationItems":[{"id":35713,"uris":["http://zotero.org/users/5979620/items/KXFBH3QE"],"itemData":{"id":35713,"type":"thesis","abstract":"In 2004 and 2005 field work was conducted to survey and monitor larval and adult mosquito populations in urban habitats with, primary interest in Aedes albopictus, the Asian tiger mosquito. \n\tIn 2004 and 2005 a state-wide survey of tire-breeding mosquitoes was conducted.  Tire sites in all 67 counties in the state of Alabama were sampled for mosquito larvae. A total of 13,022 mosquito larvae, representing 13 mosquito species in 7 genera, was collected.  The most frequently collected species were Ae. albopictus (71%),Culex territans (7.5%), and Ochlerotatus triseriatus (7.1%).  The following species were also collected:  Cx. restuans (5.2%), Cx. salinarius (3.5%), Orthopodomyia signifera (2.7%), Cx. quinquefasciatus (1.2%), Oc. atropalpus (&lt;1%), Toxorhynchites rutilus (&lt;1%), Anopheles punctipennis (&lt;1%), An. quadrimaculatus (&lt;1%), An. spp. (&lt;1%), and Psorophora columbiae (&lt;1%).  No Ae. aegypti or Oc. japonicus were collected from tires during this survey.  Psorophora columbiae was also collected from discarded tires, representing the first recorded collection of this species from tires.   \n\tThis study demonstrated that since the first detection of Ae. albopictus at Cullman, Alabama in 1985, Ae. albopictus has established itself throughout the state becoming the most common tire-inhabiting mosquito in Alabama.  Results also showed that the yellow fever mosquito Ae. aegypti is no longer the dominant tire-breeder in Alabama.  In fact it appears that Ae. aegypti has been displaced from tires throughout state.  \n\tIn 2004, studies were conducted to evaluate the short-range mosquito attractant 1-octeno-3-ol (octenol) used with commercially available propane-powered mosquito traps to increase collections of urban mosquitoes.  Octenol was evaluated using the Mosquito Magnet ProTM (MMP) trap.Three field trials were conducted in the communities of Auburn and Phenix City, Alabama.  Four MMP traps were placed in a 1x2 factorial design.   Aedes albopictus, Coquillettida perturbans, and Oc. triseriatus collections were significantly enhanced with octenol as determined with a 3-way ANOVA, P &lt; .05.    Anopheles punctipennis, Ps. columbiae, Cx. restuans, and Cx. salinarius collections were also significantly enhanced with octenol as determined by a Chi-square analysis, P &lt; .05.  Twelve out of 13 mosquito species were collected in greater numbers with octenol than without octenol throughout this study.","genre":"Thesis","language":"en_US","note":"Accepted: 2008-09-09T21:18:05Z","source":"etd.auburn.edu","title":"Field Studies and Monitoring of Mosquito Populations (Diptera:Culicidae) in Urban Envrionments","title-short":"Field Studies and Monitoring of Mosquito Populations (Diptera","URL":"https://etd.auburn.edu//handle/10415/452","author":[{"family":"Qualls","given":"Whitney"}],"accessed":{"date-parts":[["2022",12,1]]},"issued":{"date-parts":[["2005",12,15]]}}},{"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R."}],"issued":{"date-parts":[["2006",12]]}}},{"id":35705,"uris":["http://zotero.org/users/5979620/items/DGPCWAJ4"],"itemData":{"id":35705,"type":"article-journal","abstract":"During the summer of 2004, 3 field studies were performed to evaluate the Mosquito Magnet ProTM trap with and without 1-octen-3-ol (octenol) in enhancing collections of Aedes albopictus (Skuse). At Field Site 1, 1,501 Ae. albopictus were collected, with 89% collected with octenol. At Field Site 2, 570 Ae. albopictus were collected, with 86% collected with octenol. Aedes albopictus collections were significantly enhanced in both preliminary Field Trials 1 and 2 (P &lt; 0.03). There was a 3-fold increase in collections of Anopheles punctipennis and an 18-fold increase in collections of Ae. vexans at Field Site 2. At Field Site 3, 5,571 were Ae. albopictus, with 75% collected with octenol. Results from the 3rd field trial indicated that Ae. albopictus (P &lt; 0.03), Coquillettida perturbans (P &lt; 0.01), and Ochlerotatus triseriatus (P &lt; 0.03) were significantly more attracted to traps supplemented with octenol than to traps operating without octenol. There was a 2.4-, 6-, and 3.5-fold increase in collections of Ae. albopictus with octenol in Field Trials 1, 2, and 3, respectively.","container-title":"Journal of the American Mosquito Control Association","DOI":"10.2987/8756-971X(2007)23[131:EOTMMP]2.0.CO;2","ISSN":"8756-971X, 1943-6270","issue":"2","journalAbbreviation":"moco","note":"publisher: The American Mosquito Control Association","page":"131-136","source":"bioone.org","title":"EVALUATION OF THE MOSQUITO MAGNET PROTM TRAP WITH AND WITHOUT 1-OCTEN-3-OL FOR COLLECTING AEDES ALBOPICTUS AND OTHER URBAN MOSQUITOES","volume":"23","author":[{"family":"Qualls","given":"Whitney A."},{"family":"Mullen","given":"Gary R."}],"issued":{"date-parts":[["2007",6]]}}}],"schema":"https://github.com/citation-style-language/schema/raw/master/csl-citation.json"} </w:instrText>
      </w:r>
      <w:r w:rsidR="001D086E">
        <w:rPr>
          <w:rFonts w:eastAsia="Times New Roman"/>
        </w:rPr>
        <w:fldChar w:fldCharType="separate"/>
      </w:r>
      <w:r w:rsidR="001D086E" w:rsidRPr="001D086E">
        <w:t>(Qualls 2005, Qualls and Mullen 2006, 2007)</w:t>
      </w:r>
      <w:r w:rsidR="001D086E">
        <w:rPr>
          <w:rFonts w:eastAsia="Times New Roman"/>
        </w:rPr>
        <w:fldChar w:fldCharType="end"/>
      </w:r>
      <w:r>
        <w:rPr>
          <w:rFonts w:eastAsia="Times New Roman"/>
        </w:rPr>
        <w:t xml:space="preserve">. No </w:t>
      </w:r>
      <w:r w:rsidRPr="0093572A">
        <w:rPr>
          <w:rFonts w:eastAsia="Times New Roman"/>
          <w:i/>
          <w:iCs/>
        </w:rPr>
        <w:t>Ae</w:t>
      </w:r>
      <w:r w:rsidR="00321C30">
        <w:rPr>
          <w:rFonts w:eastAsia="Times New Roman"/>
          <w:i/>
          <w:iCs/>
        </w:rPr>
        <w:t>.</w:t>
      </w:r>
      <w:r w:rsidRPr="0093572A">
        <w:rPr>
          <w:rFonts w:eastAsia="Times New Roman"/>
          <w:i/>
          <w:iCs/>
        </w:rPr>
        <w:t xml:space="preserve"> aegypti</w:t>
      </w:r>
      <w:r>
        <w:rPr>
          <w:rFonts w:eastAsia="Times New Roman"/>
        </w:rPr>
        <w:t xml:space="preserve"> was identified from their paper, which confirmed the replacement of </w:t>
      </w:r>
      <w:r w:rsidRPr="0093572A">
        <w:rPr>
          <w:rFonts w:eastAsia="Times New Roman"/>
          <w:i/>
          <w:iCs/>
        </w:rPr>
        <w:t>Ae</w:t>
      </w:r>
      <w:r w:rsidR="00FD0636">
        <w:rPr>
          <w:rFonts w:eastAsia="Times New Roman"/>
          <w:i/>
          <w:iCs/>
        </w:rPr>
        <w:t>.</w:t>
      </w:r>
      <w:r w:rsidRPr="0093572A">
        <w:rPr>
          <w:rFonts w:eastAsia="Times New Roman"/>
          <w:i/>
          <w:iCs/>
        </w:rPr>
        <w:t xml:space="preserve"> aegypti</w:t>
      </w:r>
      <w:r>
        <w:rPr>
          <w:rFonts w:eastAsia="Times New Roman"/>
        </w:rPr>
        <w:t xml:space="preserve"> by </w:t>
      </w:r>
      <w:r w:rsidRPr="0093572A">
        <w:rPr>
          <w:rFonts w:eastAsia="Times New Roman"/>
          <w:i/>
          <w:iCs/>
        </w:rPr>
        <w:t>Ae</w:t>
      </w:r>
      <w:r w:rsidR="00FD0636">
        <w:rPr>
          <w:rFonts w:eastAsia="Times New Roman"/>
          <w:i/>
          <w:iCs/>
        </w:rPr>
        <w:t>.</w:t>
      </w:r>
      <w:r w:rsidRPr="0093572A">
        <w:rPr>
          <w:rFonts w:eastAsia="Times New Roman"/>
          <w:i/>
          <w:iCs/>
        </w:rPr>
        <w:t xml:space="preserve"> albopictus</w:t>
      </w:r>
      <w:r w:rsidR="004E3CA7">
        <w:rPr>
          <w:rFonts w:eastAsia="Times New Roman"/>
        </w:rPr>
        <w:t xml:space="preserve"> </w:t>
      </w:r>
      <w:r w:rsidR="004E3CA7" w:rsidRPr="004E3CA7">
        <w:t>in Alabama</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{"citationID":"1o3NXsmk","properties":{"formattedCitation":"(Hobbs and Hughes 1991)","plainCitation":"(Hobbs and Hughes 1991)","noteIndex":0},"citationItems":[{"id":144,"uris":["http://zotero.org/users/5979620/items/2KRFN9Y8"],"itemData":{"id":144,"type":"article-journal","container-title":"Journal of the American Mosquito Control Association","issue":"3","page":"488–489","source":"Google Scholar","title":"Replacement of Aedes aegypti by Aedes albopictus in Mobile, Alabama.","volume":"7","author":[{"family":"Hobbs","given":"J. H."},{"family":"Hughes","given":"E. A."}],"issued":{"date-parts":[["1991"]]}}}],"schema":"https://github.com/citation-style-language/schema/raw/master/csl-citation.json"} </w:instrText>
      </w:r>
      <w:r w:rsidR="001D086E">
        <w:rPr>
          <w:rFonts w:eastAsia="Times New Roman"/>
        </w:rPr>
        <w:fldChar w:fldCharType="separate"/>
      </w:r>
      <w:r w:rsidR="001D086E" w:rsidRPr="001D086E">
        <w:t xml:space="preserve">(Hobbs </w:t>
      </w:r>
      <w:r w:rsidR="001D086E" w:rsidRPr="001D086E">
        <w:lastRenderedPageBreak/>
        <w:t>and Hughes 1991)</w:t>
      </w:r>
      <w:r w:rsidR="001D086E">
        <w:rPr>
          <w:rFonts w:eastAsia="Times New Roman"/>
        </w:rPr>
        <w:fldChar w:fldCharType="end"/>
      </w:r>
      <w:r>
        <w:rPr>
          <w:rFonts w:eastAsia="Times New Roman"/>
        </w:rPr>
        <w:t xml:space="preserve">. </w:t>
      </w:r>
      <w:r w:rsidRPr="00D147CD">
        <w:rPr>
          <w:rFonts w:eastAsia="Times New Roman"/>
        </w:rPr>
        <w:t xml:space="preserve">However, mosquito populations and species changed over decades. In 2017, Dr. Zohdy found the presence of </w:t>
      </w:r>
      <w:r w:rsidRPr="00C85D35">
        <w:rPr>
          <w:rFonts w:eastAsia="Times New Roman"/>
          <w:i/>
          <w:iCs/>
        </w:rPr>
        <w:t>Ae</w:t>
      </w:r>
      <w:r w:rsidR="00FD0636">
        <w:rPr>
          <w:rFonts w:eastAsia="Times New Roman"/>
          <w:i/>
          <w:iCs/>
        </w:rPr>
        <w:t>.</w:t>
      </w:r>
      <w:r w:rsidRPr="00C85D35">
        <w:rPr>
          <w:rFonts w:eastAsia="Times New Roman"/>
          <w:i/>
          <w:iCs/>
        </w:rPr>
        <w:t xml:space="preserve"> aegypti</w:t>
      </w:r>
      <w:r w:rsidRPr="00D147CD">
        <w:rPr>
          <w:rFonts w:eastAsia="Times New Roman"/>
        </w:rPr>
        <w:t xml:space="preserve"> in Mobile after 26 years of absence </w:t>
      </w:r>
      <w:r w:rsidR="001D086E">
        <w:rPr>
          <w:rFonts w:eastAsia="Times New Roman"/>
        </w:rPr>
        <w:fldChar w:fldCharType="begin"/>
      </w:r>
      <w:r w:rsidR="005D724C">
        <w:rPr>
          <w:rFonts w:eastAsia="Times New Roman"/>
        </w:rPr>
        <w:instrText xml:space="preserve"> ADDIN ZOTERO_ITEM CSL_CITATION {"citationID":"s1dkyDz9","properties":{"formattedCitation":"(Zohdy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1D086E">
        <w:rPr>
          <w:rFonts w:eastAsia="Times New Roman"/>
        </w:rPr>
        <w:fldChar w:fldCharType="separate"/>
      </w:r>
      <w:r w:rsidR="001D086E" w:rsidRPr="001D086E">
        <w:t>(Zohdy et al. 2018)</w:t>
      </w:r>
      <w:r w:rsidR="001D086E">
        <w:rPr>
          <w:rFonts w:eastAsia="Times New Roman"/>
        </w:rPr>
        <w:fldChar w:fldCharType="end"/>
      </w:r>
      <w:r>
        <w:rPr>
          <w:rFonts w:eastAsia="Times New Roman"/>
        </w:rPr>
        <w:t xml:space="preserve">. </w:t>
      </w:r>
      <w:r w:rsidRPr="006A3D87">
        <w:rPr>
          <w:rFonts w:eastAsia="Times New Roman"/>
        </w:rPr>
        <w:t xml:space="preserve">In 2019, Dr. Zohdy </w:t>
      </w:r>
      <w:r>
        <w:rPr>
          <w:rFonts w:eastAsia="Times New Roman"/>
        </w:rPr>
        <w:t xml:space="preserve">collected mosquito in a </w:t>
      </w:r>
      <w:r w:rsidRPr="006A3D87">
        <w:rPr>
          <w:rFonts w:eastAsia="Times New Roman"/>
        </w:rPr>
        <w:t xml:space="preserve">broad region including 67 </w:t>
      </w:r>
      <w:proofErr w:type="gramStart"/>
      <w:r w:rsidRPr="006A3D87">
        <w:rPr>
          <w:rFonts w:eastAsia="Times New Roman"/>
        </w:rPr>
        <w:t>counties, but</w:t>
      </w:r>
      <w:proofErr w:type="gramEnd"/>
      <w:r w:rsidRPr="006A3D87">
        <w:rPr>
          <w:rFonts w:eastAsia="Times New Roman"/>
        </w:rPr>
        <w:t xml:space="preserve"> haven’t found the presence of </w:t>
      </w:r>
      <w:r w:rsidRPr="0093572A">
        <w:rPr>
          <w:rFonts w:eastAsia="Times New Roman"/>
          <w:i/>
          <w:iCs/>
        </w:rPr>
        <w:t>Ae</w:t>
      </w:r>
      <w:r w:rsidR="00FD0636">
        <w:rPr>
          <w:rFonts w:eastAsia="Times New Roman"/>
          <w:i/>
          <w:iCs/>
        </w:rPr>
        <w:t>.</w:t>
      </w:r>
      <w:r w:rsidRPr="0093572A">
        <w:rPr>
          <w:rFonts w:eastAsia="Times New Roman"/>
          <w:i/>
          <w:iCs/>
        </w:rPr>
        <w:t xml:space="preserve"> aegypti</w:t>
      </w:r>
      <w:r w:rsidRPr="006A3D87">
        <w:rPr>
          <w:rFonts w:eastAsia="Times New Roman"/>
        </w:rPr>
        <w:t xml:space="preserve"> in all the 67 counties</w:t>
      </w:r>
      <w:r>
        <w:rPr>
          <w:rFonts w:eastAsia="Times New Roman"/>
        </w:rPr>
        <w:t xml:space="preserve"> </w:t>
      </w:r>
      <w:r w:rsidR="001D086E">
        <w:rPr>
          <w:rFonts w:eastAsia="Times New Roman"/>
        </w:rPr>
        <w:fldChar w:fldCharType="begin"/>
      </w:r>
      <w:r w:rsidR="005D724C">
        <w:rPr>
          <w:rFonts w:eastAsia="Times New Roman"/>
        </w:rPr>
        <w:instrText xml:space="preserve"> ADDIN ZOTERO_ITEM CSL_CITATION {"citationID":"iAeUl0ih","properties":{"formattedCitation":"(McKenzie et al. 2019)","plainCitation":"(McKenzie et al. 2019)","noteIndex":0},"citationItems":[{"id":6544,"uris":["http://zotero.org/groups/2467473/items/WF4D7GC4"],"itemData":{"id":6544,"type":"article-journal","abstract":"Mosquito-borne diseases are on the rise globally, and have the potential to thrive along the Gulf Coast of the United States, where subtropical conditions may facilitate the introduction or movement of mosquito vectors. Despite surveillance efforts, Aedes aegypti (L.) had not been detected in the Gulf state of Alabama for nearly three decades. The detection of Ae. aegypti in Alabama may suggest remnant or reemergent populations of this vector. We conducted adult sampling between May and August of 2018 to capture mosquitoes during a time frame when all species should be active. This was to ensure no species were missed due to overwintering and to identify the distributions of Aedes mosquitoes of medical importance. No Ae. aegypti were detected in Alabama over the period of this study. We detected Aedes albopictus (Skuse) in 65 counties and the recently invasive Aedes japonicus japonicus (Theobald) in 30 counties across the state. These results indicate that while Ae. aegypti was recently reported from parts of Alabama, the state is not experiencing a major resurgence of the species, whereas Ae. albopictus remains ubiquitous. Further, results indicate that a third wave of Aedes invasion may be occurring, that of Ae. japonicus japonicus. All three of these species are medically important vectors and may pose threats to the public health of the Gulf Coast of the United States.","container-title":"Journal of Medical Entomology","DOI":"10.1093/jme/tjz115","ISSN":"0022-2585","issue":"6","note":"container-title: Journal of Medical Entomology\nWOS:000496766800037","page":"1745-1749","title":"Aedes Vector Surveillance in the Southeastern United States Reveals Growing Threat of Aedes japonicus japonicus (Diptera: Culicidae) and Aedes albopictus","volume":"56","author":[{"family":"McKenzie","given":"Benjamin A."},{"family":"Stevens","given":"Kelly"},{"family":"McKenzie","given":"Ansley E."},{"family":"Bozic","given":"Jovana"},{"family":"Mathias","given":"Derrick"},{"family":"Zohdy","given":"Sarah"}],"issued":{"date-parts":[["2019",11]]}}}],"schema":"https://github.com/citation-style-language/schema/raw/master/csl-citation.json"} </w:instrText>
      </w:r>
      <w:r w:rsidR="001D086E">
        <w:rPr>
          <w:rFonts w:eastAsia="Times New Roman"/>
        </w:rPr>
        <w:fldChar w:fldCharType="separate"/>
      </w:r>
      <w:r w:rsidR="00ED6D39" w:rsidRPr="00ED6D39">
        <w:t>(McKenzie et al. 2019)</w:t>
      </w:r>
      <w:r w:rsidR="001D086E">
        <w:rPr>
          <w:rFonts w:eastAsia="Times New Roman"/>
        </w:rPr>
        <w:fldChar w:fldCharType="end"/>
      </w:r>
      <w:r>
        <w:rPr>
          <w:rFonts w:eastAsia="Times New Roman"/>
        </w:rPr>
        <w:t xml:space="preserve">. </w:t>
      </w:r>
      <w:r w:rsidRPr="0041632B">
        <w:rPr>
          <w:rFonts w:eastAsia="Times New Roman"/>
        </w:rPr>
        <w:t xml:space="preserve">Therefore, in our study, we keep collecting mosquitoes and only focus on </w:t>
      </w:r>
      <w:r w:rsidR="00FD0636" w:rsidRPr="00487380">
        <w:rPr>
          <w:rFonts w:eastAsia="Times New Roman"/>
          <w:i/>
          <w:iCs/>
        </w:rPr>
        <w:t>Aedes</w:t>
      </w:r>
      <w:r w:rsidR="00FD0636" w:rsidRPr="0041632B">
        <w:rPr>
          <w:rFonts w:eastAsia="Times New Roman"/>
        </w:rPr>
        <w:t xml:space="preserve"> </w:t>
      </w:r>
      <w:r w:rsidRPr="0041632B">
        <w:rPr>
          <w:rFonts w:eastAsia="Times New Roman"/>
        </w:rPr>
        <w:t xml:space="preserve">mosquito through </w:t>
      </w:r>
      <w:proofErr w:type="spellStart"/>
      <w:r w:rsidRPr="0041632B">
        <w:rPr>
          <w:rFonts w:eastAsia="Times New Roman"/>
        </w:rPr>
        <w:t>ovitraps</w:t>
      </w:r>
      <w:proofErr w:type="spellEnd"/>
      <w:r w:rsidRPr="0041632B">
        <w:rPr>
          <w:rFonts w:eastAsia="Times New Roman"/>
        </w:rPr>
        <w:t xml:space="preserve"> from 2017 to 2022</w:t>
      </w:r>
      <w:r>
        <w:rPr>
          <w:rFonts w:eastAsia="Times New Roman"/>
        </w:rPr>
        <w:t xml:space="preserve">. </w:t>
      </w:r>
    </w:p>
    <w:p w14:paraId="6B139BAD" w14:textId="6A482F29" w:rsidR="00D530C3" w:rsidRPr="007175B9" w:rsidRDefault="00D530C3" w:rsidP="00596D94"/>
    <w:p w14:paraId="1B80E73B" w14:textId="4DD83853" w:rsidR="006A17D5" w:rsidRPr="00321C30" w:rsidRDefault="00CC101F" w:rsidP="00321C30">
      <w:pPr>
        <w:ind w:firstLine="720"/>
        <w:rPr>
          <w:rFonts w:eastAsia="Times New Roman"/>
        </w:rPr>
      </w:pPr>
      <w:r w:rsidRPr="00321C30">
        <w:rPr>
          <w:rFonts w:eastAsia="Times New Roman"/>
        </w:rPr>
        <w:t>Mosquito population monitoring is a fundamental aspect of investigating mosquito population dynamics in the field, providing valuable information for optimizing mosquito management strategies</w:t>
      </w:r>
      <w:r w:rsidR="00372808">
        <w:rPr>
          <w:rFonts w:eastAsia="Times New Roman"/>
        </w:rPr>
        <w:t xml:space="preserve"> </w:t>
      </w:r>
      <w:r w:rsidR="00377B24" w:rsidRPr="00321C30">
        <w:rPr>
          <w:rFonts w:eastAsia="Times New Roman"/>
        </w:rPr>
        <w:fldChar w:fldCharType="begin"/>
      </w:r>
      <w:r w:rsidR="005D724C" w:rsidRPr="00321C30">
        <w:rPr>
          <w:rFonts w:eastAsia="Times New Roman"/>
        </w:rPr>
        <w:instrText xml:space="preserve"> ADDIN ZOTERO_ITEM CSL_CITATION {"citationID":"TbKcdlXX","properties":{"formattedCitation":"(Frogner 1980, Service 1985, Juliano 2007)","plainCitation":"(Frogner 1980, Service 1985, Juliano 2007)","noteIndex":0},"citationItems":[{"id":35600,"uris":["http://zotero.org/users/5979620/items/BGMAS3DU"],"itemData":{"id":35600,"type":"article-journal","abstract":"A simulation model is presented incorporating a variable time to maturity resulting from density—dependent scarcity of resources for the immature stages. This mechanism is shown to be capable of regulating a population and the model population persists under these conditions. The model is qualitatively robust to changes in the parameters: resource input rate, offspring input rate, and immature death rate. Implications drawn from the model behavior with respect to pest control, “r—selection” under “K” conditions and field experiments are discussed.","container-title":"Ecology","DOI":"10.2307/1936829","ISSN":"1939-9170","issue":"5","language":"en","note":"_eprint: https://onlinelibrary.wiley.com/doi/pdf/10.2307/1936829","page":"1099-1106","source":"Wiley Online Library","title":"Variable Developmental Period: Intraspecific Competition Models with Conditional Age-Specific Maturity and Mortality Schedules","title-short":"Variable Developmental Period","volume":"61","author":[{"family":"Frogner","given":"Karl J."}],"issued":{"date-parts":[["1980"]]}}},{"id":35598,"uris":["http://zotero.org/users/5979620/items/MXGTDVGZ"],"itemData":{"id":35598,"type":"paper-conference","container-title":"Ecology of mosquitoes: Proceedings of a workshop","page":"185–201","publisher":"Florida Medical Entomology Laboratory Vero Beach, Florida","source":"Google Scholar","title":"Population dynamics and mortalities of mosquito preadults","author":[{"family":"Service","given":"M. W."}],"issued":{"date-parts":[["1985"]]}}},{"id":35599,"uris":["http://zotero.org/users/5979620/items/YKVBKZXT"],"itemData":{"id":35599,"type":"article-journal","abstract":"This chapter reviews aspects of population dynamics that may be conceptually important for biological control of mosquitoes. Density dependent population regulation among immature stages has important implications for biological control of mosquito populations, primarily because it can lead to compensatory or overcompensatory mortality due to additions of a biological control agent. This can result in control efforts leading to no change in the target population, or actual increases in the target population, respectively. Density dependent effects, and compensatory or overcompensatory mortality, appear to be most common in mosquitoes from container or highly ephemeral habitats. In permanent ground water habitats generalist predators appear to limit mosquito populations and so render mortality additive. Thus, biological control in permanent ground water habitats seems to have the highest likelihood of producing a satisfactory result. A central premise of classical biological control is that pest populations are reduced by enemies to stable equilibrium levels that are both below the pre-control equilibrium level, and well below the level producing detrimental effects. This premise results in predictions that successful biological control is likely to involve specialist enemies (usually parasitoids), with short generation times relative to the victim, high rates of successful search, rapid rates of increase, and needing only a few victims to complete their life cycle. These predictions largely fail for mosquito systems, in which successful biological control seems to be associated with generalist enemies that can kill a large portion of the target population, often causing local extinction, and can persist in the absence of the target organism. Biological control of mosquitoes appears to be inherently unstable, thus contrasting sharply with classical biological control. This review suggests a need for better data on density dependent regulation of mosquito populations.","container-title":"Journal of the American Mosquito Control Association","ISSN":"8756-971X","issue":"2 Suppl","journalAbbreviation":"J Am Mosq Control Assoc","note":"PMID: 17853611\nPMCID: PMC2442569","page":"265-275","source":"PubMed Central","title":"Population Dynamics","volume":"23","author":[{"family":"Juliano","given":"Steven A."}],"issued":{"date-parts":[["2007"]]}}}],"schema":"https://github.com/citation-style-language/schema/raw/master/csl-citation.json"} </w:instrText>
      </w:r>
      <w:r w:rsidR="00377B24" w:rsidRPr="00321C30">
        <w:rPr>
          <w:rFonts w:eastAsia="Times New Roman"/>
        </w:rPr>
        <w:fldChar w:fldCharType="separate"/>
      </w:r>
      <w:r w:rsidR="00CD56EA" w:rsidRPr="00321C30">
        <w:rPr>
          <w:rFonts w:eastAsia="Times New Roman"/>
        </w:rPr>
        <w:t xml:space="preserve">(Frogner 1980, Service 1985, </w:t>
      </w:r>
      <w:proofErr w:type="spellStart"/>
      <w:r w:rsidR="00CD56EA" w:rsidRPr="00321C30">
        <w:rPr>
          <w:rFonts w:eastAsia="Times New Roman"/>
        </w:rPr>
        <w:t>Juliano</w:t>
      </w:r>
      <w:proofErr w:type="spellEnd"/>
      <w:r w:rsidR="00CD56EA" w:rsidRPr="00321C30">
        <w:rPr>
          <w:rFonts w:eastAsia="Times New Roman"/>
        </w:rPr>
        <w:t xml:space="preserve"> 2007)</w:t>
      </w:r>
      <w:r w:rsidR="00377B24" w:rsidRPr="00321C30">
        <w:rPr>
          <w:rFonts w:eastAsia="Times New Roman"/>
        </w:rPr>
        <w:fldChar w:fldCharType="end"/>
      </w:r>
      <w:r w:rsidR="001F5D3D" w:rsidRPr="00321C30">
        <w:rPr>
          <w:rFonts w:eastAsia="Times New Roman"/>
        </w:rPr>
        <w:t xml:space="preserve">. </w:t>
      </w:r>
      <w:r w:rsidR="00B513B3" w:rsidRPr="00321C30">
        <w:rPr>
          <w:rFonts w:eastAsia="Times New Roman"/>
        </w:rPr>
        <w:t>Population modeling is a key tool in this field, enabling researchers to assess the factors that significantly impact population dynamics and to make predictions about future population changes in both time and space. Climate variables are widely known to influence mosquito population dynamics and are commonly used in models for prediction and modeling purposes</w:t>
      </w:r>
      <w:r w:rsidR="00372808">
        <w:rPr>
          <w:rFonts w:eastAsia="Times New Roman"/>
        </w:rPr>
        <w:t xml:space="preserve"> </w:t>
      </w:r>
      <w:r w:rsidR="009E50F8" w:rsidRPr="00321C30">
        <w:rPr>
          <w:rFonts w:eastAsia="Times New Roman"/>
        </w:rPr>
        <w:fldChar w:fldCharType="begin"/>
      </w:r>
      <w:r w:rsidR="005D724C" w:rsidRPr="00321C30">
        <w:rPr>
          <w:rFonts w:eastAsia="Times New Roman"/>
        </w:rPr>
        <w:instrText xml:space="preserve"> ADDIN ZOTERO_ITEM CSL_CITATION {"citationID":"z8lk8IMO","properties":{"formattedCitation":"(Lebl et al. 2013)","plainCitation":"(Lebl et al. 2013)","noteIndex":0},"citationItems":[{"id":35596,"uris":["http://zotero.org/users/5979620/items/BFFMYP96"],"itemData":{"id":35596,"type":"article-journal","abstract":"Culex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9E50F8" w:rsidRPr="00321C30">
        <w:rPr>
          <w:rFonts w:eastAsia="Times New Roman"/>
        </w:rPr>
        <w:fldChar w:fldCharType="separate"/>
      </w:r>
      <w:r w:rsidR="009E50F8" w:rsidRPr="00321C30">
        <w:rPr>
          <w:rFonts w:eastAsia="Times New Roman"/>
        </w:rPr>
        <w:t>(</w:t>
      </w:r>
      <w:proofErr w:type="spellStart"/>
      <w:r w:rsidR="009E50F8" w:rsidRPr="00321C30">
        <w:rPr>
          <w:rFonts w:eastAsia="Times New Roman"/>
        </w:rPr>
        <w:t>Lebl</w:t>
      </w:r>
      <w:proofErr w:type="spellEnd"/>
      <w:r w:rsidR="009E50F8" w:rsidRPr="00321C30">
        <w:rPr>
          <w:rFonts w:eastAsia="Times New Roman"/>
        </w:rPr>
        <w:t xml:space="preserve"> et al. 2013)</w:t>
      </w:r>
      <w:r w:rsidR="009E50F8" w:rsidRPr="00321C30">
        <w:rPr>
          <w:rFonts w:eastAsia="Times New Roman"/>
        </w:rPr>
        <w:fldChar w:fldCharType="end"/>
      </w:r>
      <w:r w:rsidR="0062509B" w:rsidRPr="00321C30">
        <w:rPr>
          <w:rFonts w:eastAsia="Times New Roman"/>
        </w:rPr>
        <w:t xml:space="preserve">, </w:t>
      </w:r>
      <w:r w:rsidR="00F353A4" w:rsidRPr="00321C30">
        <w:rPr>
          <w:rFonts w:eastAsia="Times New Roman"/>
        </w:rPr>
        <w:t>Both temperature and precipitation have been identified as major contributors to mosquito populations</w:t>
      </w:r>
      <w:r w:rsidR="00786305" w:rsidRPr="00321C30">
        <w:rPr>
          <w:rFonts w:eastAsia="Times New Roman"/>
        </w:rPr>
        <w:t xml:space="preserve"> </w:t>
      </w:r>
      <w:r w:rsidR="00786305" w:rsidRPr="00321C30">
        <w:rPr>
          <w:rFonts w:eastAsia="Times New Roman"/>
        </w:rPr>
        <w:fldChar w:fldCharType="begin"/>
      </w:r>
      <w:r w:rsidR="00540569" w:rsidRPr="00321C30">
        <w:rPr>
          <w:rFonts w:eastAsia="Times New Roman"/>
        </w:rPr>
        <w:instrText xml:space="preserve"> ADDIN ZOTERO_ITEM CSL_CITATION {"citationID":"gJepBLrf","properties":{"formattedCitation":"(Beck-Johnson et al. 2013, Abdelrazec and Gumel 2017)","plainCitation":"(Beck-Johnson et al. 2013, Abdelrazec and Gumel 2017)","noteIndex":0},"citationItems":[{"id":339,"uris":["http://zotero.org/users/5979620/items/YKNXR9MU"],"itemData":{"id":339,"type":"article-journal","abstract":"The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B."}],"issued":{"date-parts":[["2017",5,1]]}}}],"schema":"https://github.com/citation-style-language/schema/raw/master/csl-citation.json"} </w:instrText>
      </w:r>
      <w:r w:rsidR="00786305" w:rsidRPr="00321C30">
        <w:rPr>
          <w:rFonts w:eastAsia="Times New Roman"/>
        </w:rPr>
        <w:fldChar w:fldCharType="separate"/>
      </w:r>
      <w:r w:rsidR="00540569" w:rsidRPr="00321C30">
        <w:rPr>
          <w:rFonts w:eastAsia="Times New Roman"/>
        </w:rPr>
        <w:t>(Beck-Johnson et al. 2013, Abdelrazec and Gumel 2017)</w:t>
      </w:r>
      <w:r w:rsidR="00786305" w:rsidRPr="00321C30">
        <w:rPr>
          <w:rFonts w:eastAsia="Times New Roman"/>
        </w:rPr>
        <w:fldChar w:fldCharType="end"/>
      </w:r>
      <w:r w:rsidR="00371689" w:rsidRPr="00321C30">
        <w:rPr>
          <w:rFonts w:eastAsia="Times New Roman"/>
        </w:rPr>
        <w:t xml:space="preserve">, </w:t>
      </w:r>
      <w:r w:rsidR="00F36A45" w:rsidRPr="00321C30">
        <w:rPr>
          <w:rFonts w:eastAsia="Times New Roman"/>
        </w:rPr>
        <w:t xml:space="preserve">daytime length and </w:t>
      </w:r>
      <w:r w:rsidR="00BE4266" w:rsidRPr="00321C30">
        <w:rPr>
          <w:rFonts w:eastAsia="Times New Roman"/>
        </w:rPr>
        <w:t xml:space="preserve">humidity have also been </w:t>
      </w:r>
      <w:r w:rsidR="0046193F" w:rsidRPr="00321C30">
        <w:rPr>
          <w:rFonts w:eastAsia="Times New Roman"/>
        </w:rPr>
        <w:t xml:space="preserve">incorporated </w:t>
      </w:r>
      <w:r w:rsidR="00F36A45" w:rsidRPr="00321C30">
        <w:rPr>
          <w:rFonts w:eastAsia="Times New Roman"/>
        </w:rPr>
        <w:t>into mosquito population models</w:t>
      </w:r>
      <w:r w:rsidR="0046193F"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{"citationID":"Pu8rO5uH","properties":{"formattedCitation":"(Buckner et al. 2011, Yamana and Eltahir 2013, Carrieri et al. 2014)","plainCitation":"(Buckner et al. 2011, Yamana and Eltahir 2013, Carrieri et al. 2014)","noteIndex":0},"citationItems":[{"id":35590,"uris":["http://zotero.org/users/5979620/items/7GG2FQVL"],"itemData":{"id":35590,"type":"article-journal","abstract":"ABSTRACT: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B."}],"issued":{"date-parts":[["2013",8,9]]}}},{"id":1568,"uris":["http://zotero.org/users/5979620/items/6P6TZNKC"],"itemData":{"id":1568,"type":"article-journal","abstract":"The impact of weather variables on Culex pipiens L. (Diptera: Culicidae) population dynamics in the Po Valley, Northern Italy, a densely populated region containing the largest industrial and agricultural areas in Italy, was investigated. Monitoring of mosquitoes was carried out by using CO2-baited traps without light, collecting data weekly from 1700 to 0900 hours during the period May-September, from 1997 to 2011. Daily minimum, average, and maximum relative humidity; daily minimum, maximum, and average temperature; rainfall; and hydroclimatic balance (rainfall-potential evapotranspiration) were obtained from three weather stations within the surveillance zone. The average population dynamic trend over the 15-yr period showed a bell-shaped curve with a major peak in June and a secondary peak at the end of August in the rural areas, whereas bimodality was not evidenced in the urban areas. The correlation analyses showed that the mosquito seasonal population and the population in the period of maximum West Nile virus circulation (August-September) was mostly affected by the relative humidity registered from March to July, particularly in May, and, to a lower extent, also by hydroclimatic balance registered in April-July, and by the rainfall occurred in June-July. In addition, the rate of increase of the population during the spring months influenced the development of the mosquito population of the following months.","container-title":"Environmental Entomology","DOI":"10.1603/EN13173","ISSN":"0046-225X","issue":"2","note":"WOS:000337694500027","page":"482-490","title":"Weather Factors Influencing the Population Dynamics of Culex pipiens (Diptera: Culicidae) in the Po Plain Valley, Italy (1997-2011)","volume":"43","author":[{"family":"Carrieri","given":"Marco"},{"family":"Fariselli","given":"Piero"},{"family":"Maccagnani","given":"Bettina"},{"family":"Angelini","given":"Paola"},{"family":"Calzolari","given":"Mattia"},{"family":"Bellini","given":"Romeo"}],"issued":{"date-parts":[["2014",4]]}}}],"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Yamana and Eltahir 2013, Carrieri et al. 2014)</w:t>
      </w:r>
      <w:r w:rsidR="00D92D1B" w:rsidRPr="00321C30">
        <w:rPr>
          <w:rFonts w:eastAsia="Times New Roman"/>
        </w:rPr>
        <w:fldChar w:fldCharType="end"/>
      </w:r>
      <w:r w:rsidR="00626C50" w:rsidRPr="00321C30">
        <w:rPr>
          <w:rFonts w:eastAsia="Times New Roman"/>
        </w:rPr>
        <w:t>.</w:t>
      </w:r>
      <w:r w:rsidR="0062509B" w:rsidRPr="00321C30">
        <w:rPr>
          <w:rFonts w:eastAsia="Times New Roman"/>
        </w:rPr>
        <w:t xml:space="preserve"> </w:t>
      </w:r>
      <w:r w:rsidR="00626C50" w:rsidRPr="00321C30">
        <w:rPr>
          <w:rFonts w:eastAsia="Times New Roman"/>
        </w:rPr>
        <w:t xml:space="preserve">wind speed have also been </w:t>
      </w:r>
      <w:r w:rsidR="00334841" w:rsidRPr="00321C30">
        <w:rPr>
          <w:rFonts w:eastAsia="Times New Roman"/>
        </w:rPr>
        <w:t>used in</w:t>
      </w:r>
      <w:r w:rsidR="00A02BE7" w:rsidRPr="00321C30">
        <w:rPr>
          <w:rFonts w:eastAsia="Times New Roman"/>
        </w:rPr>
        <w:t xml:space="preserve"> the mosquito population</w:t>
      </w:r>
      <w:r w:rsidR="00334841" w:rsidRPr="00321C30">
        <w:rPr>
          <w:rFonts w:eastAsia="Times New Roman"/>
        </w:rPr>
        <w:t xml:space="preserve"> modelling recently</w:t>
      </w:r>
      <w:r w:rsidR="00A02BE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{"citationID":"6fbkuQzY","properties":{"formattedCitation":"(Parham et al. 2012, Lebl et al. 2013)","plainCitation":"(Parham et al. 2012, Lebl et al. 2013)","noteIndex":0},"citationItems":[{"id":35588,"uris":["http://zotero.org/users/5979620/items/I83YFGY3"],"itemData":{"id":35588,"type":"article-journal","abstract":"The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id":35596,"uris":["http://zotero.org/users/5979620/items/BFFMYP96"],"itemData":{"id":35596,"type":"article-journal","abstract":"Culex pipiens/restuans mosquitoes are important vectors for a variety of arthropod borne viral infections. In this study, the associations between 20 years of mosquito capture data and the time lagged environmental quantities daytime length, temperature, precipitation, relative humidity and wind speed were used to generate a predictive model for the population dynamics of this vector species.","container-title":"Parasites &amp; Vectors","DOI":"10.1186/1756-3305-6-129","ISSN":"1756-3305","issue":"1","journalAbbreviation":"Parasites Vectors","language":"en","page":"129","source":"Springer Link","title":"Predicting Culex pipiens/restuans population dynamics by interval lagged weather data","volume":"6","author":[{"family":"Lebl","given":"Karin"},{"family":"Brugger","given":"Katharina"},{"family":"Rubel","given":"Franz"}],"issued":{"date-parts":[["2013",5,2]]}}}],"schema":"https://github.com/citation-style-language/schema/raw/master/csl-citation.json"} </w:instrText>
      </w:r>
      <w:r w:rsidR="00D92D1B" w:rsidRPr="00321C30">
        <w:rPr>
          <w:rFonts w:eastAsia="Times New Roman"/>
        </w:rPr>
        <w:fldChar w:fldCharType="separate"/>
      </w:r>
      <w:r w:rsidR="004A6508" w:rsidRPr="00321C30">
        <w:rPr>
          <w:rFonts w:eastAsia="Times New Roman"/>
        </w:rPr>
        <w:t>(Parham et al. 2012, Lebl et al. 2013)</w:t>
      </w:r>
      <w:r w:rsidR="00D92D1B" w:rsidRPr="00321C30">
        <w:rPr>
          <w:rFonts w:eastAsia="Times New Roman"/>
        </w:rPr>
        <w:fldChar w:fldCharType="end"/>
      </w:r>
      <w:r w:rsidR="00FF08B7" w:rsidRPr="00321C30">
        <w:rPr>
          <w:rFonts w:eastAsia="Times New Roman"/>
        </w:rPr>
        <w:t xml:space="preserve">. </w:t>
      </w:r>
      <w:r w:rsidR="00F36A45" w:rsidRPr="00321C30">
        <w:rPr>
          <w:rFonts w:eastAsia="Times New Roman"/>
        </w:rPr>
        <w:t>Even the c</w:t>
      </w:r>
      <w:r w:rsidR="00372C7D" w:rsidRPr="00321C30">
        <w:rPr>
          <w:rFonts w:eastAsia="Times New Roman"/>
        </w:rPr>
        <w:t xml:space="preserve">loudiness and desiccation also been investigated in the mosquito population dynamics in some </w:t>
      </w:r>
      <w:proofErr w:type="spellStart"/>
      <w:r w:rsidR="00372C7D" w:rsidRPr="00321C30">
        <w:rPr>
          <w:rFonts w:eastAsia="Times New Roman"/>
        </w:rPr>
        <w:t>researcheers</w:t>
      </w:r>
      <w:proofErr w:type="spellEnd"/>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{"citationID":"iMJ0pI2G","properties":{"formattedCitation":"(Parham et al. 2012)","plainCitation":"(Parham et al. 2012)","noteIndex":0},"citationItems":[{"id":35588,"uris":["http://zotero.org/users/5979620/items/I83YFGY3"],"itemData":{"id":35588,"type":"article-journal","abstract":"The impact of weather and climate on malaria transmission has attracted considerable attention in recent years, yet uncertainties around future disease trends under climate change remain. Mathematical models provide powerful tools for addressing such questions and understanding the implications for interventions and eradication strategies, but these require realistic modeling of the vector population dynamics and its response to environmental variables.","container-title":"Malaria Journal","DOI":"10.1186/1475-2875-11-271","ISSN":"1475-2875","issue":"1","journalAbbreviation":"Malaria Journal","page":"271","source":"BioMed Central","title":"Modeling the role of environmental variables on the population dynamics of the malaria vector Anopheles gambiae sensu stricto","volume":"11","author":[{"family":"Parham","given":"Paul E."},{"family":"Pople","given":"Diane"},{"family":"Christiansen-Jucht","given":"Céline"},{"family":"Lindsay","given":"Steve"},{"family":"Hinsley","given":"Wes"},{"family":"Michael","given":"Edwin"}],"issued":{"date-parts":[["2012",8,9]]}}}],"schema":"https://github.com/citation-style-language/schema/raw/master/csl-citation.json"} </w:instrText>
      </w:r>
      <w:r w:rsidR="00D92D1B" w:rsidRPr="00321C30">
        <w:rPr>
          <w:rFonts w:eastAsia="Times New Roman"/>
        </w:rPr>
        <w:fldChar w:fldCharType="separate"/>
      </w:r>
      <w:r w:rsidR="00D92D1B" w:rsidRPr="00321C30">
        <w:rPr>
          <w:rFonts w:eastAsia="Times New Roman"/>
        </w:rPr>
        <w:t>(Parham et al. 2012)</w:t>
      </w:r>
      <w:r w:rsidR="00D92D1B" w:rsidRPr="00321C30">
        <w:rPr>
          <w:rFonts w:eastAsia="Times New Roman"/>
        </w:rPr>
        <w:fldChar w:fldCharType="end"/>
      </w:r>
      <w:r w:rsidR="00372C7D" w:rsidRPr="00321C30">
        <w:rPr>
          <w:rFonts w:eastAsia="Times New Roman"/>
        </w:rPr>
        <w:t xml:space="preserve">. </w:t>
      </w:r>
      <w:r w:rsidR="00334841" w:rsidRPr="00321C30">
        <w:rPr>
          <w:rFonts w:eastAsia="Times New Roman"/>
        </w:rPr>
        <w:t>Except the climate variable, other factors like h</w:t>
      </w:r>
      <w:r w:rsidR="00DE31D0" w:rsidRPr="00321C30">
        <w:rPr>
          <w:rFonts w:eastAsia="Times New Roman"/>
        </w:rPr>
        <w:t xml:space="preserve">uman </w:t>
      </w:r>
      <w:r w:rsidR="003B3825" w:rsidRPr="00321C30">
        <w:rPr>
          <w:rFonts w:eastAsia="Times New Roman"/>
        </w:rPr>
        <w:t>b</w:t>
      </w:r>
      <w:r w:rsidR="00DE31D0" w:rsidRPr="00321C30">
        <w:rPr>
          <w:rFonts w:eastAsia="Times New Roman"/>
        </w:rPr>
        <w:t>ehavior</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{"citationID":"SNokvULO","properties":{"formattedCitation":"(Barrera et al. 2011)","plainCitation":"(Barrera et al. 2011)","noteIndex":0},"citationItems":[{"id":35587,"uris":["http://zotero.org/users/5979620/items/9T3KAYK6"],"itemData":{"id":35587,"type":"article-journal","abstract":"Previous studies on the influence of weather on Aedes aegypti dynamics in Puerto Rico suggested that rainfall was a significant driver of immature mosquito populations and dengue incidence, but mostly in the drier areas of the island. We conducted a longitudinal study of Ae. aegypti in two neighborhoods of the metropolitan area of San Juan city, Puerto Rico where rainfall is more uniformly distributed throughout the year. We assessed the impacts of rainfall, temperature, and human activities on the temporal dynamics of adult Ae. aegypti and oviposition. Changes in adult mosquitoes were monitored with BG-Sentinel traps and oviposition activity with CDC enhanced ovitraps. Pupal surveys were conducted during the drier and wetter parts of the year in both neighborhoods to determine the contribution of humans and rains to mosquito production. Mosquito dynamics in each neighborhood was compared with dengue incidence in their respective municipalities during the study. Our results showed that: 1. Most pupae were produced in containers managed by people, which explains the prevalence of adult mosquitoes at times when rainfall was scant; 2. Water meters were documented for the first time as productive habitats for Ae. aegypti; 3. Even though Puerto Rico has a reliable supply of tap water and an active tire recycling program, water storage containers and discarded tires were important mosquito producers; 4. Peaks in mosquito density preceded maximum dengue incidence; and 5. Ae. aegypti dynamics were driven by weather and human activity and oviposition was significantly correlated with dengue incidence.","container-title":"PLOS Neglected Tropical Diseases","DOI":"10.1371/journal.pntd.0001378","ISSN":"1935-2735","issue":"12","journalAbbreviation":"PLOS Neglected Tropical Diseases","language":"en","note":"publisher: Public Library of Science","page":"e1378","source":"PLoS Journals","title":"Population Dynamics of Aedes aegypti and Dengue as Influenced by Weather and Human Behavior in San Juan, Puerto Rico","volume":"5","author":[{"family":"Barrera","given":"Roberto"},{"family":"Amador","given":"Manuel"},{"family":"MacKay","given":"Andrew J."}],"issued":{"date-parts":[["2011",12,20]]}}}],"schema":"https://github.com/citation-style-language/schema/raw/master/csl-citation.json"} </w:instrText>
      </w:r>
      <w:r w:rsidR="00D92D1B" w:rsidRPr="00321C30">
        <w:rPr>
          <w:rFonts w:eastAsia="Times New Roman"/>
        </w:rPr>
        <w:fldChar w:fldCharType="separate"/>
      </w:r>
      <w:r w:rsidR="00D92D1B" w:rsidRPr="00321C30">
        <w:rPr>
          <w:rFonts w:eastAsia="Times New Roman"/>
        </w:rPr>
        <w:t>(Barrera et al. 2011)</w:t>
      </w:r>
      <w:r w:rsidR="00D92D1B" w:rsidRPr="00321C30">
        <w:rPr>
          <w:rFonts w:eastAsia="Times New Roman"/>
        </w:rPr>
        <w:fldChar w:fldCharType="end"/>
      </w:r>
      <w:r w:rsidR="00DE31D0" w:rsidRPr="00321C30">
        <w:rPr>
          <w:rFonts w:eastAsia="Times New Roman"/>
        </w:rPr>
        <w:t xml:space="preserve"> </w:t>
      </w:r>
      <w:r w:rsidR="00023242" w:rsidRPr="00321C30">
        <w:rPr>
          <w:rFonts w:eastAsia="Times New Roman"/>
        </w:rPr>
        <w:t xml:space="preserve">topography </w:t>
      </w:r>
      <w:r w:rsidR="00CC6E97" w:rsidRPr="00321C30">
        <w:rPr>
          <w:rFonts w:eastAsia="Times New Roman"/>
        </w:rPr>
        <w:t>data</w:t>
      </w:r>
      <w:r w:rsidR="003B3825" w:rsidRPr="00321C30">
        <w:rPr>
          <w:rFonts w:eastAsia="Times New Roman"/>
        </w:rPr>
        <w:t xml:space="preserve"> or </w:t>
      </w:r>
      <w:r w:rsidR="00905628" w:rsidRPr="00321C30">
        <w:rPr>
          <w:rFonts w:eastAsia="Times New Roman"/>
        </w:rPr>
        <w:t xml:space="preserve">landscape factors </w:t>
      </w:r>
      <w:r w:rsidR="00CC6E97" w:rsidRPr="00321C30">
        <w:rPr>
          <w:rFonts w:eastAsia="Times New Roman"/>
        </w:rPr>
        <w:t>(streets building blocks, parks, forests and beach)</w:t>
      </w:r>
      <w:r w:rsidR="004E3CA7" w:rsidRPr="00321C30">
        <w:rPr>
          <w:rFonts w:eastAsia="Times New Roman"/>
        </w:rPr>
        <w:t xml:space="preserve"> </w:t>
      </w:r>
      <w:r w:rsidR="00D92D1B" w:rsidRPr="00321C30">
        <w:rPr>
          <w:rFonts w:eastAsia="Times New Roman"/>
        </w:rPr>
        <w:fldChar w:fldCharType="begin"/>
      </w:r>
      <w:r w:rsidR="005D724C" w:rsidRPr="00321C30">
        <w:rPr>
          <w:rFonts w:eastAsia="Times New Roman"/>
        </w:rPr>
        <w:instrText xml:space="preserve"> ADDIN ZOTERO_ITEM CSL_CITATION {"citationID":"bIfrY4Rm","properties":{"formattedCitation":"(Buckner et al. 2011, Yamashita et al. 2018)","plainCitation":"(Buckner et al. 2011, Yamashita et al. 2018)","noteIndex":0},"citationItems":[{"id":35590,"uris":["http://zotero.org/users/5979620/items/7GG2FQVL"],"itemData":{"id":35590,"type":"article-journal","abstract":"ABSTRACT: Mosquito community composition and population dynamics were compared to weather variables and land use/cover data during 2008 to determine which variables affected population dynamics at the J.W. Jones Ecological Research Center in southwestern Georgia. Models relating adult mosquito distributions to weather variables and time of year were compared using Akaike's Information Criterion (AIC) model selection. Precipitation, temperature, humidity, and Keetch-Byram Drought Index were important factors correlated with mosquito abundance or presence/absence for the species considered. A cluster analysis, which grouped eight sites based on the percentages of land use/cover and hydric soils located in a 1-km radius surrounding collection sites, and an indicator species analysis were used to investigate the associations among 11 mosquito species and sites with similar land use/cover. Aedes albopictus (Skuse), Culex coronator Dyar &amp; Knab, Culex quinquefasciatus Say, and Culex salinarius Coquillett were associated with sites that had the most anthropogenic influence, while Coquillettidia perturbans (Walker) and Psorophora ferox (von Humboldt) were associated with natural land cover such as wetlands and forested land. This study demonstrates that regional climate and land use/cover data can be predictive of the population dynamics of certain mosquito populations and is the first to examine how the distribution of Cx. coronator adults relate to land use/cover in the southeastern United States.","container-title":"Journal of Vector Ecology","DOI":"10.1111/j.1948-7134.2011.00167.x","ISSN":"1948-7134","issue":"2","language":"en","note":"_eprint: https://onlinelibrary.wiley.com/doi/pdf/10.1111/j.1948-7134.2011.00167.x","page":"269-278","source":"Wiley Online Library","title":"Weather and landscape factors associated with adult mosquito abundance in southwestern Georgia, U.S.A.","volume":"36","author":[{"family":"Buckner","given":"Eva A."},{"family":"Blackmore","given":"Mark S."},{"family":"Golladay","given":"Stephen W."},{"family":"Covich","given":"Alan P."}],"issued":{"date-parts":[["2011"]]}}},{"id":906,"uris":["http://zotero.org/users/5979620/items/TZYRCHV6"],"itemData":{"id":906,"type":"article-journal","abstract":"Background: The global incidences of dengue virus have increased the interest in studying and understanding the mosquito population dynamics. It is predominantly spread by Aedes aegypti in the tropical and sub-tropical countries in the world. Understanding these dynamics is important for public health in countries where climatic and environmental conditions are favorable for the propagation of these diseases. For this reason, a new model has been proposed to investigate the population dynamics of mosquitoes in a city. Methods: The present paper discusses the numerical modeling of population dynamics of Ae. aegypti mosquitoes in an urban neighborhood of a city using the finite volume method. The model describes how populations spread through the city assisted by the wind. This model allows incorporating external factors (wind and chemical insecticides) and topography data (streets, building blocks, parks, forests and beach). The proposed model has been successfully tested in examples involving two Brazilian cities (City center, Juiz de Fora and Copacabana Beach, Rio de Janeiro). Results: Invasion phenomena of Ae. aegypti mosquitoes have been observed in each of the simulations. It was observed that, inside the blocks, the growth of the population for both winged and aquatic phase causes an infestation of Ae. aegypti in a short time. Within the blocks the mosquito population was concentrated and diffused slowly. In the streets, there was a long-distance spread, which was influenced by wind and diffusion with a low concentration of mosquito population. The model was also tested taking into account chemical insecticides spread in two different configurations. It has been observed that the insecticides have a significant effect on the mosquito population for both winged and aquatic phases when the chemical insecticides spread more uniformly along all the streets in a neighborhood of a city. Conclusions: The presented methodology can be employed to evaluate and to understand the epidemic risks in a specific region of the city. Moreover the model allows an increase in efficiency of the existing mosquito population control techniques and to theoretically test new methods before involving the human population.","container-title":"Parasites &amp; Vectors","DOI":"10.1186/s13071-018-2829-1","ISSN":"1756-3305","note":"WOS:000430810400002","page":"245","title":"Numerical modeling of mosquito population dynamics of Aedes aegypti","volume":"11","author":[{"family":"Yamashita","given":"William M. S."},{"family":"Das","given":"Shyam S."},{"family":"Chapiro","given":"Grigori"}],"issued":{"date-parts":[["2018",4,16]]}}}],"schema":"https://github.com/citation-style-language/schema/raw/master/csl-citation.json"} </w:instrText>
      </w:r>
      <w:r w:rsidR="00D92D1B" w:rsidRPr="00321C30">
        <w:rPr>
          <w:rFonts w:eastAsia="Times New Roman"/>
        </w:rPr>
        <w:fldChar w:fldCharType="separate"/>
      </w:r>
      <w:r w:rsidR="00D92D1B" w:rsidRPr="00321C30">
        <w:rPr>
          <w:rFonts w:eastAsia="Times New Roman"/>
        </w:rPr>
        <w:t>(Buckner et al. 2011, Yamashita et al. 2018)</w:t>
      </w:r>
      <w:r w:rsidR="00D92D1B" w:rsidRPr="00321C30">
        <w:rPr>
          <w:rFonts w:eastAsia="Times New Roman"/>
        </w:rPr>
        <w:fldChar w:fldCharType="end"/>
      </w:r>
      <w:r w:rsidR="00F36A45" w:rsidRPr="00321C30">
        <w:rPr>
          <w:rFonts w:eastAsia="Times New Roman"/>
        </w:rPr>
        <w:t xml:space="preserve">. </w:t>
      </w:r>
      <w:r w:rsidR="004E3CA7" w:rsidRPr="00321C30">
        <w:rPr>
          <w:rFonts w:eastAsia="Times New Roman"/>
        </w:rPr>
        <w:t>r</w:t>
      </w:r>
      <w:r w:rsidR="000B5665" w:rsidRPr="00321C30">
        <w:rPr>
          <w:rFonts w:eastAsia="Times New Roman"/>
        </w:rPr>
        <w:t>ather than focusing solely on a single species, some researchers have studied multiple species within the same environment</w:t>
      </w:r>
      <w:r w:rsidR="00372808">
        <w:rPr>
          <w:rFonts w:eastAsia="Times New Roman"/>
        </w:rPr>
        <w:t xml:space="preserve"> </w:t>
      </w:r>
      <w:r w:rsidR="004A6508" w:rsidRPr="00321C30">
        <w:rPr>
          <w:rFonts w:eastAsia="Times New Roman"/>
        </w:rPr>
        <w:fldChar w:fldCharType="begin"/>
      </w:r>
      <w:r w:rsidR="005D724C" w:rsidRPr="00321C30">
        <w:rPr>
          <w:rFonts w:eastAsia="Times New Roman"/>
        </w:rPr>
        <w:instrText xml:space="preserve"> ADDIN ZOTERO_ITEM CSL_CITATION {"citationID":"iIlF523Y","properties":{"formattedCitation":"(Ezanno et al. 2015)","plainCitation":"(Ezanno et al. 2015)","noteIndex":0},"citationItems":[{"id":35585,"uris":["http://zotero.org/users/5979620/items/EEUYBPZF"],"itemData":{"id":35585,"type":"article-journal","abstract":"An accurate understanding and prediction of mosquito population dynamics are needed to identify areas where there is a high risk of mosquito-borne disease spread and persistence. Simulation tools are relevant for supporting decision-makers in the surveillance of vector populations, as models of vector population dynamics provide predictions of the greatest risk periods for vector abundance, which can be particularly helpful in areas with a highly variable environment. We present a generic weather-driven model of mosquito population dynamics, which was applied to one species of each of the genera Anopheles, Culex, and Aedes, located in the same area and thus affected by similar weather conditions. The predicted population dynamics of Anopheles hyrcanus, Culex pipiens, and Aedes caspius were not similar. An. hyrcanus was abundant in late summer. Cx. pipiens was less abundant but throughout the summer. The abundance of both species showed a single large peak with few variations between years. The population dynamics of Ae. caspius showed large intra- and inter-annual variations due to pulsed egg hatching. Predictions of the model were compared to longitudinal data on host-seeking adult females. Data were previously obtained using CDC-light traps baited with carbon dioxide dry ice in 2005 at two sites (Marais du Viguerat and Tour Carbonnière) in a favourable temperate wetland of southern France (Camargue). The observed and predicted periods of maximal abundance for An. hyrcanus and Cx. pipiens tallied very well. Pearson's coefficients for these two species were over 75% for both species. The model also reproduced the major trends in the intra-annual fluctuations of Ae. caspius population dynamics, with peaks occurring in early summer and following the autumn rainfall events. Few individuals of this species were trapped so the comparison of predicted and observed dynamics was not relevant. A global sensitivity analysis of the species-specific models enabled us to identify the parameters most influencing the maximal abundance of mosquitoes. These key parameters were almost similar between species, but not with the same contributions. The emergence of adult mosquitoes was identified as a key process in the population dynamics of all of the three species considered here. Parameters associated with adult emergence therefore need to be precisely known to achieve accurate predictions. Our model is a flexible and efficient tool that predicts mosquito abundance based on local environmental factors. It is useful to and already used by a mosquito surveillance manager in France.","collection-title":"2nd International Conference on Animal Health Surveillance (ICAHS)","container-title":"Preventive Veterinary Medicine","DOI":"10.1016/j.prevetmed.2014.12.018","ISSN":"0167-5877","issue":"1","journalAbbreviation":"Preventive Veterinary Medicine","language":"en","page":"39-50","source":"ScienceDirect","title":"A generic weather-driven model to predict mosquito population dynamics applied to species of Anopheles, Culex and Aedes genera of southern France","volume":"120","author":[{"family":"Ezanno","given":"P."},{"family":"Aubry-Kientz","given":"M."},{"family":"Arnoux","given":"S."},{"family":"Cailly","given":"P."},{"family":"L’Ambert","given":"G."},{"family":"Toty","given":"C."},{"family":"Balenghien","given":"T."},{"family":"Tran","given":"A."}],"issued":{"date-parts":[["2015",6,1]]}}}],"schema":"https://github.com/citation-style-language/schema/raw/master/csl-citation.json"} </w:instrText>
      </w:r>
      <w:r w:rsidR="004A6508" w:rsidRPr="00321C30">
        <w:rPr>
          <w:rFonts w:eastAsia="Times New Roman"/>
        </w:rPr>
        <w:fldChar w:fldCharType="separate"/>
      </w:r>
      <w:r w:rsidR="004A6508" w:rsidRPr="00321C30">
        <w:rPr>
          <w:rFonts w:eastAsia="Times New Roman"/>
        </w:rPr>
        <w:t>(</w:t>
      </w:r>
      <w:proofErr w:type="spellStart"/>
      <w:r w:rsidR="004A6508" w:rsidRPr="00321C30">
        <w:rPr>
          <w:rFonts w:eastAsia="Times New Roman"/>
        </w:rPr>
        <w:t>Ezanno</w:t>
      </w:r>
      <w:proofErr w:type="spellEnd"/>
      <w:r w:rsidR="004A6508" w:rsidRPr="00321C30">
        <w:rPr>
          <w:rFonts w:eastAsia="Times New Roman"/>
        </w:rPr>
        <w:t xml:space="preserve"> et al. 2015)</w:t>
      </w:r>
      <w:r w:rsidR="004A6508" w:rsidRPr="00321C30">
        <w:rPr>
          <w:rFonts w:eastAsia="Times New Roman"/>
        </w:rPr>
        <w:fldChar w:fldCharType="end"/>
      </w:r>
      <w:r w:rsidR="00D52389" w:rsidRPr="00321C30">
        <w:rPr>
          <w:rFonts w:eastAsia="Times New Roman"/>
        </w:rPr>
        <w:t>.</w:t>
      </w:r>
      <w:r w:rsidR="006A17D5" w:rsidRPr="00321C30">
        <w:rPr>
          <w:rFonts w:eastAsia="Times New Roman"/>
        </w:rPr>
        <w:t xml:space="preserve">In our study, we constructed </w:t>
      </w:r>
      <w:r w:rsidR="003E1C9E" w:rsidRPr="00321C30">
        <w:rPr>
          <w:rFonts w:eastAsia="Times New Roman"/>
        </w:rPr>
        <w:t xml:space="preserve">both </w:t>
      </w:r>
      <w:r w:rsidR="006A17D5" w:rsidRPr="00321C30">
        <w:rPr>
          <w:rFonts w:eastAsia="Times New Roman"/>
        </w:rPr>
        <w:t xml:space="preserve">combined and individual models </w:t>
      </w:r>
      <w:r w:rsidR="003E1C9E" w:rsidRPr="00321C30">
        <w:rPr>
          <w:rFonts w:eastAsia="Times New Roman"/>
        </w:rPr>
        <w:t xml:space="preserve">for </w:t>
      </w:r>
      <w:r w:rsidR="006A17D5" w:rsidRPr="00321C30">
        <w:rPr>
          <w:rFonts w:eastAsia="Times New Roman"/>
        </w:rPr>
        <w:t xml:space="preserve">three species of </w:t>
      </w:r>
      <w:r w:rsidR="006A17D5" w:rsidRPr="00372808">
        <w:rPr>
          <w:rFonts w:eastAsia="Times New Roman"/>
          <w:i/>
          <w:iCs/>
        </w:rPr>
        <w:t>Aedes</w:t>
      </w:r>
      <w:r w:rsidR="006A17D5" w:rsidRPr="00321C30">
        <w:rPr>
          <w:rFonts w:eastAsia="Times New Roman"/>
        </w:rPr>
        <w:t xml:space="preserve"> mosquitoes (</w:t>
      </w:r>
      <w:r w:rsidR="00FD0636" w:rsidRPr="00372808">
        <w:rPr>
          <w:rFonts w:eastAsia="Times New Roman"/>
          <w:i/>
          <w:iCs/>
        </w:rPr>
        <w:t xml:space="preserve">Ae. </w:t>
      </w:r>
      <w:r w:rsidR="006A17D5" w:rsidRPr="00372808">
        <w:rPr>
          <w:rFonts w:eastAsia="Times New Roman"/>
          <w:i/>
          <w:iCs/>
        </w:rPr>
        <w:t>albopictus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triseriatus</w:t>
      </w:r>
      <w:r w:rsidR="006A17D5" w:rsidRPr="00321C30">
        <w:rPr>
          <w:rFonts w:eastAsia="Times New Roman"/>
        </w:rPr>
        <w:t xml:space="preserve">, </w:t>
      </w:r>
      <w:r w:rsidR="00FD0636" w:rsidRPr="00372808">
        <w:rPr>
          <w:rFonts w:eastAsia="Times New Roman"/>
          <w:i/>
          <w:iCs/>
        </w:rPr>
        <w:t xml:space="preserve">Ae. </w:t>
      </w:r>
      <w:r w:rsidR="006A17D5" w:rsidRPr="00372808">
        <w:rPr>
          <w:rFonts w:eastAsia="Times New Roman"/>
          <w:i/>
          <w:iCs/>
        </w:rPr>
        <w:t>japonicus</w:t>
      </w:r>
      <w:r w:rsidR="006A17D5" w:rsidRPr="00321C30">
        <w:rPr>
          <w:rFonts w:eastAsia="Times New Roman"/>
        </w:rPr>
        <w:t xml:space="preserve">) at the same sites based on temperature, daylength, wind speed, </w:t>
      </w:r>
      <w:proofErr w:type="gramStart"/>
      <w:r w:rsidR="006A17D5" w:rsidRPr="00321C30">
        <w:rPr>
          <w:rFonts w:eastAsia="Times New Roman"/>
        </w:rPr>
        <w:t>precipitation</w:t>
      </w:r>
      <w:proofErr w:type="gramEnd"/>
      <w:r w:rsidR="006A17D5" w:rsidRPr="00321C30">
        <w:rPr>
          <w:rFonts w:eastAsia="Times New Roman"/>
        </w:rPr>
        <w:t xml:space="preserve"> and </w:t>
      </w:r>
      <w:r w:rsidR="00FD0636" w:rsidRPr="00321C30">
        <w:rPr>
          <w:rFonts w:eastAsia="Times New Roman"/>
        </w:rPr>
        <w:t>water vapor pressure</w:t>
      </w:r>
      <w:r w:rsidR="006A17D5" w:rsidRPr="00321C30">
        <w:rPr>
          <w:rFonts w:eastAsia="Times New Roman"/>
        </w:rPr>
        <w:t xml:space="preserve">. </w:t>
      </w:r>
    </w:p>
    <w:p w14:paraId="2AA3D049" w14:textId="606572CE" w:rsidR="00D530C3" w:rsidRPr="00321C30" w:rsidRDefault="00AE72EA" w:rsidP="00EF7C78">
      <w:pPr>
        <w:ind w:firstLine="720"/>
        <w:rPr>
          <w:rFonts w:eastAsia="Times New Roman"/>
        </w:rPr>
      </w:pPr>
      <w:r w:rsidRPr="00321C30">
        <w:rPr>
          <w:rFonts w:eastAsia="Times New Roman"/>
        </w:rPr>
        <w:lastRenderedPageBreak/>
        <w:t>Various methods have been used to construct models for predicting mosquito populations. Some researchers have used mathematical frameworks or equations that calculate hatching rate, larval growth rate, and larval mortality based on factors such as environmental and geographical conditions</w:t>
      </w:r>
      <w:r w:rsidR="00333C54" w:rsidRPr="00321C30">
        <w:rPr>
          <w:rFonts w:eastAsia="Times New Roman"/>
        </w:rPr>
        <w:t xml:space="preserve"> </w:t>
      </w:r>
      <w:r w:rsidR="00D92D1B" w:rsidRPr="00321C30">
        <w:rPr>
          <w:rFonts w:eastAsia="Times New Roman"/>
        </w:rPr>
        <w:fldChar w:fldCharType="begin"/>
      </w:r>
      <w:r w:rsidR="00E05A36" w:rsidRPr="00321C30">
        <w:rPr>
          <w:rFonts w:eastAsia="Times New Roman"/>
        </w:rPr>
        <w:instrText xml:space="preserve"> ADDIN ZOTERO_ITEM CSL_CITATION {"citationID":"gJsSrspc","properties":{"formattedCitation":"(Gong et al. 2007, Yamana and Eltahir 2013, Ewing et al. 2016, Abdelrazec and Gumel 2017, Erraguntla et al. 2021, Whittaker et al. 2022, Beck-Johnson et al. n.d.)","plainCitation":"(Gong et al. 2007, Yamana and Eltahir 2013, Ewing et al. 2016, Abdelrazec and Gumel 2017, Erraguntla et al. 2021, Whittaker et al. 2022, Beck-Johnson et al. n.d.)","noteIndex":0},"citationItems":[{"id":35584,"uris":["http://zotero.org/users/5979620/items/8BTJ4V5B"],"itemData":{"id":35584,"type":"paper-conference","container-title":"Proceedings of the World Congress on Engineering and Computer Science","page":"24–27","source":"Google Scholar","title":"A climate based mosquito population model","author":[{"family":"Gong","given":"Hongfei"},{"family":"De Gaetano","given":"Arthur"},{"family":"Harrington","given":"L."}],"issued":{"date-parts":[["2007"]]}}},{"id":35593,"uris":["http://zotero.org/users/5979620/items/G8KCADKS"],"itemData":{"id":35593,"type":"article-journal","abstract":"Low levels of relative humidity are known to decrease the lifespan of mosquitoes. However, most current models of malaria transmission do not account for the effects of relative humidity on mosquito survival. In the Sahel, where relative humidity drops to levels &lt;20% for several months of the year, we expect relative humidity to play a significant role in shaping the seasonal profile of mosquito populations. Here, we present a new formulation for Anopheles gambiae sensu lato (s.l.) mosquito survival as a function of temperature and relative humidity and investigate the effect of humidity on simulated mosquito populations.","container-title":"Parasites &amp; Vectors","DOI":"10.1186/1756-3305-6-235","ISSN":"1756-3305","issue":"1","journalAbbreviation":"Parasites &amp; Vectors","page":"235","source":"BioMed Central","title":"Incorporating the effects of humidity in a mechanistic model of Anopheles gambiae mosquito population dynamics in the Sahel region of Africa","volume":"6","author":[{"family":"Yamana","given":"Teresa K."},{"family":"Eltahir","given":"Elfatih A. B."}],"issued":{"date-parts":[["2013",8,9]]}}},{"id":35580,"uris":["http://zotero.org/users/5979620/items/NVW6TM9N"],"itemData":{"id":35580,"type":"article-journal","abstract":"Mosquito-borne diseases cause substantial mortality and morbidity worldwide. These impacts are widely predicted to increase as temperatures warm and extreme precipitation events become more frequent, since mosquito biology and disease ecology are strongly linked to environmental conditions. However, direct evidence linking environmental change to changes in mosquito-borne disease is rare, and the ecological mechanisms that may underpin such changes are poorly understood. Environmental drivers, such as temperature, can have non-linear, opposing impacts on the demographic rates of different mosquito life cycle stages. As such, model frameworks that can deal with fluctuations in temperature explicitly are required to predict seasonal mosquito abundance, on which the intensity and persistence of disease transmission under different environmental scenarios depends. We present a novel, temperature-dependent, delay-differential equation model, which incorporates diapause and the differential effects of temperature on the duration and mortality of each life stage and demonstrates the sensitivity of seasonal abundance patterns to inter- and intra-annual changes in temperature. Likely changes in seasonal abundance and exposure to mosquitoes under projected changes in UK temperatures are presented, showing an increase in peak vector abundance with warming that potentially increases the risk of disease outbreaks.","container-title":"Journal of Theoretical Biology","DOI":"10.1016/j.jtbi.2016.04.008","ISSN":"0022-5193","journalAbbreviation":"Journal of Theoretical Biology","language":"en","page":"65-79","source":"ScienceDirect","title":"Modelling the effect of temperature on the seasonal population dynamics of temperate mosquitoes","volume":"400","author":[{"family":"Ewing","given":"D. A."},{"family":"Cobbold","given":"C. A."},{"family":"Purse","given":"B. V."},{"family":"Nunn","given":"M. A."},{"family":"White","given":"S. M."}],"issued":{"date-parts":[["2016",7,7]]}}},{"id":35594,"uris":["http://zotero.org/users/5979620/items/9XH2LG7A"],"itemData":{"id":35594,"type":"article-journal","abstract":"A new stage-structured model for the population dynamics of the mosquito (a major vector for numerous vector-borne diseases), which takes the form of a deterministic system of non-autonomous nonlinear differential equations, is designed and used to study the effect of variability in temperature and rainfall on mosquito abundance in a community. Two functional forms of eggs oviposition rate, namely the Verhulst-Pearl logistic and Maynard-Smith-Slatkin functions, are used. Rigorous analysis of the autonomous version of the model shows that, for any of the oviposition functions considered, the trivial equilibrium of the model is locally- and globally-asymptotically stable if a certain vectorial threshold quantity is less than unity. Conditions for the existence and global asymptotic stability of the non-trivial equilibrium solutions of the model are also derived. The model is shown to undergo a Hopf bifurcation under certain conditions (and that increased density-dependent competition in larval mortality reduces the likelihood of such bifurcation). The analyses reveal that the Maynard-Smith-Slatkin oviposition function sustains more oscillations than the Verhulst-Pearl logistic function (hence, it is more suited, from ecological viewpoint, for modeling the egg oviposition process). The non-autonomous model is shown to have a globally-asymptotically stable trivial periodic solution, for each of the oviposition functions, when the associated reproduction threshold is less than unity. Furthermore, this model, in the absence of density-dependent mortality rate for larvae, has a unique and globally-asymptotically stable periodic solution under certain conditions. Numerical simulations of the non-autonomous model, using mosquito surveillance and weather data from the Peel region of Ontario, Canada, show a peak mosquito abundance for temperature and rainfall values in the range $$[20{-}25]\\,^\\circ $$C and [15–35] mm, respectively. These ranges are recorded in the Peel region between July and August (hence, this study suggests that anti-mosquito control effects should be intensified during this period).","container-title":"Journal of Mathematical Biology","DOI":"10.1007/s00285-016-1054-9","ISSN":"1432-1416","issue":"6","journalAbbreviation":"J. Math. Biol.","language":"en","page":"1351-1395","source":"Springer Link","title":"Mathematical assessment of the role of temperature and rainfall on mosquito population dynamics","volume":"74","author":[{"family":"Abdelrazec","given":"Ahmed"},{"family":"Gumel","given":"Abba B."}],"issued":{"date-parts":[["2017",5,1]]}}},{"id":35579,"uris":["http://zotero.org/users/5979620/items/5RI47XI6"],"itemData":{"id":35579,"type":"article-journal","abstract":"Mosquitoes transmit several infectious diseases that pose significant threat to human health. Temperature along with other environmental factors at breeding and resting locations play a role in the organismal development and abundance of mosquitoes. Accurate analysis of mosquito population dynamics requires information on microclimatic conditions at breeding and resting locations. In this study, we develop a regression model to characterize microclimatic temperature based on ambient environmental conditions. Data were collected by placing sensor loggers at resting and breeding locations such as storm drains across Houston, TX. Corresponding weather data was obtained from National Oceanic and Atmospheric Administration website. Features extracted from these data sources along with contextual information on location were used to develop a Generalized Linear Model for predicting microclimate temperatures. We also analyzed mosquito population dynamics for Aedes albopictus under ambient and microclimatic conditions using system dynamic (SD) modelling to demonstrate the need for accurate microclimatic temperatures in population models. The microclimate prediction model had an R2 value of ~ 95% and average prediction error of ~ 1.5 °C indicating that microclimate temperatures can be reliably estimated from the ambient environmental conditions. SD model analysis indicates that some microclimates in Texas could result in larger populations of juvenile and adult Aedes albopictus mosquitoes surviving the winter without requiring dormancy.","container-title":"Scientific Reports","DOI":"10.1038/s41598-021-98316-x","ISSN":"2045-2322","issue":"1","journalAbbreviation":"Sci Rep","language":"en","license":"2021 The Author(s)","note":"number: 1\npublisher: Nature Publishing Group","page":"18909","source":"www.nature.com","title":"Predictive model for microclimatic temperature and its use in mosquito population modeling","volume":"11","author":[{"family":"Erraguntla","given":"Madhav"},{"family":"Dave","given":"Darpit"},{"family":"Zapletal","given":"Josef"},{"family":"Myles","given":"Kevin"},{"family":"Adelman","given":"Zach N."},{"family":"Pohlenz","given":"Tyler D."},{"family":"Lawley","given":"Mark"}],"issued":{"date-parts":[["2021",9,23]]}}},{"id":35583,"uris":["http://zotero.org/users/5979620/items/JZX4EVPU"],"itemData":{"id":35583,"type":"article-journal","abstract":"Understanding the temporal dynamics of mosquito populations underlying vector-borne disease transmission is key to optimizing control strategies. Many questions remain surrounding the drivers of these dynamics and how they vary between species—questions rarely answerable from individual entomological studies (that typically focus on a single location or species). We develop a novel statistical framework enabling identification and classification of time series with similar temporal properties, and use this framework to systematically explore variation in population dynamics and seasonality in anopheline mosquito time series catch data spanning seven species, 40 years and 117 locations across mainland India. Our analyses reveal pronounced variation in dynamics across locations and between species in the extent of seasonality and timing of seasonal peaks. However, we show that these diverse dynamics can be clustered into four ‘dynamical archetypes’, each characterized by distinct temporal properties and associated with a largely unique set of environmental factors. Our results highlight that a range of environmental factors including rainfall, temperature, proximity to static water bodies and patterns of land use (particularly urbanicity) shape the dynamics and seasonality of mosquito populations, and provide a generically applicable framework to better identify and understand patterns of seasonal variation in vectors relevant to public health.","container-title":"Proceedings of the Royal Society B: Biological Sciences","DOI":"10.1098/rspb.2022.0089","issue":"1972","note":"publisher: Royal Society","page":"20220089","source":"royalsocietypublishing.org (Atypon)","title":"A novel statistical framework for exploring the population dynamics and seasonality of mosquito populations","volume":"289","author":[{"family":"Whittaker","given":"Charles"},{"family":"Winskill","given":"Peter"},{"family":"Sinka","given":"Marianne"},{"family":"Pironon","given":"Samuel"},{"family":"Massey","given":"Claire"},{"family":"Weiss","given":"Daniel J."},{"family":"Nguyen","given":"Michele"},{"family":"Gething","given":"Peter W."},{"family":"Kumar","given":"Ashwani"},{"family":"Ghani","given":"Azra"},{"family":"Bhatt","given":"Samir"}],"issued":{"date-parts":[["2022",4,13]]}}},{"id":35595,"uris":["http://zotero.org/users/5979620/items/E8794M59"],"itemData":{"id":35595,"type":"article-journal","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risk.","container-title":"Royal Society Open Science","DOI":"10.1098/rsos.160969","issue":"3","note":"publisher: Royal Society","page":"160969","source":"royalsocietypublishing.org (Atypon)","title":"The importance of temperature fluctuations in understanding mosquito population dynamics and malaria risk","volume":"4","author":[{"family":"Beck-Johnson","given":"Lindsay M."},{"family":"Nelson","given":"William A."},{"family":"Paaijmans","given":"Krijn P."},{"family":"Read","given":"Andrew F."},{"family":"Thomas","given":"Matthew B."},{"family":"Bjørnstad","given":"Ottar N."}]}}],"schema":"https://github.com/citation-style-language/schema/raw/master/csl-citation.json"} </w:instrText>
      </w:r>
      <w:r w:rsidR="00D92D1B" w:rsidRPr="00321C30">
        <w:rPr>
          <w:rFonts w:eastAsia="Times New Roman"/>
        </w:rPr>
        <w:fldChar w:fldCharType="separate"/>
      </w:r>
      <w:r w:rsidR="00E05A36" w:rsidRPr="00321C30">
        <w:rPr>
          <w:rFonts w:eastAsia="Times New Roman"/>
        </w:rPr>
        <w:t>(Gong et al. 2007, Yamana and Eltahir 2013, Ewing et al. 2016, Abdelrazec and Gumel 2017, Erraguntla et al. 2021, Whittaker et al. 2022, Beck-Johnson et al. n.d.)</w:t>
      </w:r>
      <w:r w:rsidR="00D92D1B" w:rsidRPr="00321C30">
        <w:rPr>
          <w:rFonts w:eastAsia="Times New Roman"/>
        </w:rPr>
        <w:fldChar w:fldCharType="end"/>
      </w:r>
      <w:r w:rsidR="008F564B" w:rsidRPr="00321C30">
        <w:rPr>
          <w:rFonts w:eastAsia="Times New Roman" w:hint="eastAsia"/>
        </w:rPr>
        <w:t>.</w:t>
      </w:r>
      <w:r w:rsidR="009A005F" w:rsidRPr="00321C30">
        <w:rPr>
          <w:rFonts w:eastAsia="Times New Roman"/>
        </w:rPr>
        <w:t xml:space="preserve"> </w:t>
      </w:r>
      <w:r w:rsidR="000716DB" w:rsidRPr="00321C30">
        <w:rPr>
          <w:rFonts w:eastAsia="Times New Roman"/>
        </w:rPr>
        <w:t xml:space="preserve">However, mathematical frameworks or equations still have limitations in explaining the highly complex data or there is any unknown correlation between independent variables. In constructing the model for mosquito population prediction, the mosquito population data we collected from the field is influenced by numerous factors, including, weather, landmass, water area, human or other small mammal activity, and others, therefore it’s impossible to include </w:t>
      </w:r>
      <w:proofErr w:type="gramStart"/>
      <w:r w:rsidR="000716DB" w:rsidRPr="00321C30">
        <w:rPr>
          <w:rFonts w:eastAsia="Times New Roman"/>
        </w:rPr>
        <w:t>all of</w:t>
      </w:r>
      <w:proofErr w:type="gramEnd"/>
      <w:r w:rsidR="000716DB" w:rsidRPr="00321C30">
        <w:rPr>
          <w:rFonts w:eastAsia="Times New Roman"/>
        </w:rPr>
        <w:t xml:space="preserve"> the variables. </w:t>
      </w:r>
      <w:proofErr w:type="gramStart"/>
      <w:r w:rsidR="000716DB" w:rsidRPr="00321C30">
        <w:rPr>
          <w:rFonts w:eastAsia="Times New Roman"/>
        </w:rPr>
        <w:t>so</w:t>
      </w:r>
      <w:proofErr w:type="gramEnd"/>
      <w:r w:rsidR="000716DB" w:rsidRPr="00321C30">
        <w:rPr>
          <w:rFonts w:eastAsia="Times New Roman"/>
        </w:rPr>
        <w:t xml:space="preserve"> focusing on part of the variables and discarding others through the mathematical equation will result in a higher error in the prediction.</w:t>
      </w:r>
      <w:r w:rsidR="00F039B4" w:rsidRPr="00321C30">
        <w:rPr>
          <w:rFonts w:eastAsia="Times New Roman"/>
        </w:rPr>
        <w:t xml:space="preserve"> </w:t>
      </w:r>
      <w:r w:rsidR="006124D8" w:rsidRPr="00321C30">
        <w:rPr>
          <w:rFonts w:eastAsia="Times New Roman"/>
        </w:rPr>
        <w:t xml:space="preserve">To address these issues, some researchers have turned to ensemble learning, which uses multiple learning algorithms instead of just one equation. This provides more accurate prediction without considering the correlation between multiple variables or </w:t>
      </w:r>
      <w:proofErr w:type="spellStart"/>
      <w:r w:rsidR="006124D8" w:rsidRPr="00321C30">
        <w:rPr>
          <w:rFonts w:eastAsia="Times New Roman"/>
        </w:rPr>
        <w:t>worryiong</w:t>
      </w:r>
      <w:proofErr w:type="spellEnd"/>
      <w:r w:rsidR="006124D8" w:rsidRPr="00321C30">
        <w:rPr>
          <w:rFonts w:eastAsia="Times New Roman"/>
        </w:rPr>
        <w:t xml:space="preserve"> about missing some variables. </w:t>
      </w:r>
      <w:r w:rsidR="00D703A5" w:rsidRPr="00321C30">
        <w:rPr>
          <w:rFonts w:eastAsia="Times New Roman"/>
        </w:rPr>
        <w:fldChar w:fldCharType="begin"/>
      </w:r>
      <w:r w:rsidR="005D724C" w:rsidRPr="00321C30">
        <w:rPr>
          <w:rFonts w:eastAsia="Times New Roman"/>
        </w:rPr>
        <w:instrText xml:space="preserve"> ADDIN ZOTERO_ITEM CSL_CITATION {"citationID":"j28IO5Jh","properties":{"formattedCitation":"(Joshi and Miller 2021)","plainCitation":"(Joshi and Miller 2021)","noteIndex":0},"citationItems":[{"id":35577,"uris":["http://zotero.org/users/5979620/items/47JQ6PBQ"],"itemData":{"id":35577,"type":"article-journal","abstract":"Machine learning (ML) techniques excel at forecasting, clustering, and classification tasks, making them valuable for various aspects of mosquito control. In this literature review, we selected 120 papers relevant to the current state of ML for mosquito control in urban settings. The reviewed work covers several different methodologies, objectives, and evaluation criteria from various environmental contexts. We first divided the existing papers into geospatial, visual, or audio categories. For each category, we analyzed the machine learning pipeline, from dataset creation to model performance. We conclude with a discussion of the challenges and opportunities for further research. While the reviewed ML methods in mosquito control are promising, we recommend a) increased use of crowdsourced and citizen science data, b) a standardized and open ML pipeline for reproducible results, and c) research that incorporates advances in ML. With these suggestions, ML techniques could lead to effective mosquito control in urban environments.","container-title":"Ecological Informatics","DOI":"10.1016/j.ecoinf.2021.101241","ISSN":"1574-9541","journalAbbreviation":"Ecological Informatics","language":"en","page":"101241","source":"ScienceDirect","title":"Review of machine learning techniques for mosquito control in urban environments","volume":"61","author":[{"family":"Joshi","given":"Ananya"},{"family":"Miller","given":"Clayton"}],"issued":{"date-parts":[["2021",3,1]]}}}],"schema":"https://github.com/citation-style-language/schema/raw/master/csl-citation.json"} </w:instrText>
      </w:r>
      <w:r w:rsidR="00D703A5" w:rsidRPr="00321C30">
        <w:rPr>
          <w:rFonts w:eastAsia="Times New Roman"/>
        </w:rPr>
        <w:fldChar w:fldCharType="separate"/>
      </w:r>
      <w:r w:rsidR="00D703A5" w:rsidRPr="00321C30">
        <w:rPr>
          <w:rFonts w:eastAsia="Times New Roman"/>
        </w:rPr>
        <w:t>(Joshi and Miller 2021)</w:t>
      </w:r>
      <w:r w:rsidR="00D703A5" w:rsidRPr="00321C30">
        <w:rPr>
          <w:rFonts w:eastAsia="Times New Roman"/>
        </w:rPr>
        <w:fldChar w:fldCharType="end"/>
      </w:r>
      <w:r w:rsidR="00373CBD" w:rsidRPr="00321C30">
        <w:rPr>
          <w:rFonts w:eastAsia="Times New Roman"/>
        </w:rPr>
        <w:t xml:space="preserve">. </w:t>
      </w:r>
      <w:r w:rsidR="00BA01DA" w:rsidRPr="00321C30">
        <w:rPr>
          <w:rFonts w:eastAsia="Times New Roman"/>
        </w:rPr>
        <w:t>Maximum entropy modeling was the first approach used for mosquito population modeling and forecasting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{"citationID":"AvTHqhM6","properties":{"formattedCitation":"(Medley 2010)","plainCitation":"(Medley 2010)","noteIndex":0},"citationItems":[{"id":35576,"uris":["http://zotero.org/users/5979620/items/XBSJSGH9"],"itemData":{"id":35576,"type":"article-journal","abstract":"Aim Niche-based distribution models are often used to predict the spread of invasive species. These models assume niche conservation during invasion, but invasive species can have different requirements from populations in their native range for many reasons, including niche evolution. I used distribution modelling to investigate niche conservatism for the Asian tiger mosquito (Aedes albopictus Skuse) during its invasion of three continents. I also used this approach to predict areas at risk of invasion from propagules originating from invasive populations. Location Models were created for Southeast Asia, North and South America, and Europe. Methods I used maximum entropy (Maxent) to create distribution models using occurrence data and 18 environmental datasets. One native model was created for Southeast Asia; this model was projected onto North America, South America and Europe. Three models were created independently for the non-native ranges and projected onto the native range. Niche overlap between native and non-native predictions was evaluated by comparing probability surfaces between models using real data and random models generated using a permutation approach. Results The native model failed to predict an entire region of occurrences in South America, approximately 20% of occurrences in North America and nearly all Italian occurrences of A. albopictus. Non-native models poorly predict the native range, but predict additional areas at risk for invasion globally. Niche overlap metrics indicate that non-native distributions are more similar to the native niche than a random prediction, but they are not equivalent. Multivariate analyses support modelled differences in niche characteristics among continents, and reveal important variables explaining these differences. Main conclusions The niche of A. albopictus has shifted on invaded continents relative to its native range (Southeast Asia). Statistical comparisons reveal that the niche for introduced distributions is not equivalent to the native niche. Furthermore, reciprocal models highlight the importance of controlling bi-directional dispersal between native and non-native distributions.","container-title":"Global Ecology and Biogeography","DOI":"10.1111/j.1466-8238.2009.00497.x","ISSN":"1466-8238","issue":"1","language":"en","note":"_eprint: https://onlinelibrary.wiley.com/doi/pdf/10.1111/j.1466-8238.2009.00497.x","page":"122-133","source":"Wiley Online Library","title":"Niche shifts during the global invasion of the Asian tiger mosquito, Aedes albopictus Skuse (Culicidae), revealed by reciprocal distribution models","volume":"19","author":[{"family":"Medley","given":"Kim A."}],"issued":{"date-parts":[["2010"]]}}}],"schema":"https://github.com/citation-style-language/schema/raw/master/csl-citation.json"} </w:instrText>
      </w:r>
      <w:r w:rsidR="005C3ED0" w:rsidRPr="00321C30">
        <w:rPr>
          <w:rFonts w:eastAsia="Times New Roman"/>
        </w:rPr>
        <w:fldChar w:fldCharType="separate"/>
      </w:r>
      <w:r w:rsidR="005C3ED0" w:rsidRPr="00321C30">
        <w:rPr>
          <w:rFonts w:eastAsia="Times New Roman"/>
        </w:rPr>
        <w:t>(Medley 2010)</w:t>
      </w:r>
      <w:r w:rsidR="005C3ED0" w:rsidRPr="00321C30">
        <w:rPr>
          <w:rFonts w:eastAsia="Times New Roman"/>
        </w:rPr>
        <w:fldChar w:fldCharType="end"/>
      </w:r>
      <w:r w:rsidR="002B2B24" w:rsidRPr="00321C30">
        <w:rPr>
          <w:rFonts w:eastAsia="Times New Roman"/>
        </w:rPr>
        <w:t>. Then SVMs</w:t>
      </w:r>
      <w:r w:rsidR="00944A75" w:rsidRPr="00321C30">
        <w:rPr>
          <w:rFonts w:eastAsia="Times New Roman"/>
        </w:rPr>
        <w:t xml:space="preserve"> (Support vector machines) </w:t>
      </w:r>
      <w:r w:rsidR="002B2B24" w:rsidRPr="00321C30">
        <w:rPr>
          <w:rFonts w:eastAsia="Times New Roman"/>
        </w:rPr>
        <w:t>have been competitive with Maxent approaches</w:t>
      </w:r>
      <w:r w:rsidR="00944A75" w:rsidRPr="00321C30">
        <w:rPr>
          <w:rFonts w:eastAsia="Times New Roman"/>
        </w:rPr>
        <w:t>, however, both of them have the problem of limited mosquito population data.</w:t>
      </w:r>
      <w:r w:rsidR="005C3ED0" w:rsidRPr="00321C30">
        <w:rPr>
          <w:rFonts w:eastAsia="Times New Roman"/>
        </w:rPr>
        <w:fldChar w:fldCharType="begin"/>
      </w:r>
      <w:r w:rsidR="005D724C" w:rsidRPr="00321C30">
        <w:rPr>
          <w:rFonts w:eastAsia="Times New Roman"/>
        </w:rPr>
        <w:instrText xml:space="preserve"> ADDIN ZOTERO_ITEM CSL_CITATION {"citationID":"RCI4aK0F","properties":{"formattedCitation":"(Kerkow et al. 2020)","plainCitation":"(Kerkow et al. 2020)","noteIndex":0},"citationItems":[{"id":35575,"uris":["http://zotero.org/users/5979620/items/IR6LZ822"],"itemData":{"id":35575,"type":"article-journal","abstract":"Invasive mosquito species and the pathogens they transmit represent a serious health risk to both humans and animals. Thus, predictions on their potential geographic distribution are urgently needed. In the case of a recently invaded region, only a small number of occurrence data is typically available for analysis, and absence data are not reliable. To overcome this problem, we have tested whether it is possible to determine the climatic ecological niche of an invasive mosquito species by using both the occurrence data of other, native species and machine learning. The approach is based on a support vector machine and in this scenario applied to the Asian bush mosquito (Aedes japonicus japonicus) in Germany. Presence data for this species (recorded in the Germany since 2008) as well as for three native mosquito species were used to model the potential distribution of the invasive species. We trained the model with data collected from 2011 to 2014 and compared our predicted occurrence probabilities for 2015 with observations found in the field throughout 2015 to evaluate our approach. The prediction map showed a high degree of concordance with the field data. We applied the model to medium climate conditions at an early stage of the invasion (2011–2015), and developed an explanation for declining population densities in an area in northern Germany. In addition to the already known distribution areas, our model also indicates a possible spread to Saarland, southwestern Rhineland-Palatinate and in 2015 to southern Bavaria, where the species is now being increasingly detected. However, there is also evidence that the possible distribution area under the mean climate conditions was underestimated.","container-title":"Parasitology Research","DOI":"10.1007/s00436-019-06513-5","ISSN":"1432-1955","issue":"1","journalAbbreviation":"Parasitol Res","language":"en","page":"31-42","source":"Springer Link","title":"Can data from native mosquitoes support determining invasive species habitats? Modelling the climatic niche of Aedes japonicus japonicus (Diptera, Culicidae) in Germany","title-short":"Can data from native mosquitoes support determining invasive species habitats?","volume":"119","author":[{"family":"Kerkow","given":"Antje"},{"family":"Wieland","given":"Ralf"},{"family":"Früh","given":"Linus"},{"family":"Hölker","given":"Franz"},{"family":"Jeschke","given":"Jonathan M."},{"family":"Werner","given":"Doreen"},{"family":"Kampen","given":"Helge"}],"issued":{"date-parts":[["2020",1,1]]}}}],"schema":"https://github.com/citation-style-language/schema/raw/master/csl-citation.json"} </w:instrText>
      </w:r>
      <w:r w:rsidR="005C3ED0" w:rsidRPr="00321C30">
        <w:rPr>
          <w:rFonts w:eastAsia="Times New Roman"/>
        </w:rPr>
        <w:fldChar w:fldCharType="separate"/>
      </w:r>
      <w:r w:rsidR="005C3ED0" w:rsidRPr="00321C30">
        <w:rPr>
          <w:rFonts w:eastAsia="Times New Roman"/>
        </w:rPr>
        <w:t>(Kerkow et al. 2020)</w:t>
      </w:r>
      <w:r w:rsidR="005C3ED0" w:rsidRPr="00321C30">
        <w:rPr>
          <w:rFonts w:eastAsia="Times New Roman"/>
        </w:rPr>
        <w:fldChar w:fldCharType="end"/>
      </w:r>
      <w:r w:rsidR="006F4448" w:rsidRPr="00321C30">
        <w:rPr>
          <w:rFonts w:eastAsia="Times New Roman"/>
        </w:rPr>
        <w:t xml:space="preserve">. </w:t>
      </w:r>
      <w:r w:rsidR="001B190A" w:rsidRPr="00321C30">
        <w:rPr>
          <w:rFonts w:eastAsia="Times New Roman"/>
        </w:rPr>
        <w:t>RF</w:t>
      </w:r>
      <w:r w:rsidR="00C109F5" w:rsidRPr="00321C30">
        <w:rPr>
          <w:rFonts w:eastAsia="Times New Roman"/>
        </w:rPr>
        <w:t xml:space="preserve"> </w:t>
      </w:r>
      <w:r w:rsidR="00F039B4" w:rsidRPr="00321C30">
        <w:rPr>
          <w:rFonts w:eastAsia="Times New Roman"/>
        </w:rPr>
        <w:t xml:space="preserve">(Random Forest) </w:t>
      </w:r>
      <w:r w:rsidR="00C109F5" w:rsidRPr="00321C30">
        <w:rPr>
          <w:rFonts w:eastAsia="Times New Roman"/>
        </w:rPr>
        <w:t>and</w:t>
      </w:r>
      <w:r w:rsidR="00353C15" w:rsidRPr="00321C30">
        <w:rPr>
          <w:rFonts w:eastAsia="Times New Roman"/>
        </w:rPr>
        <w:t xml:space="preserve"> ANNs</w:t>
      </w:r>
      <w:r w:rsidR="001B190A" w:rsidRPr="00321C30">
        <w:rPr>
          <w:rFonts w:eastAsia="Times New Roman"/>
        </w:rPr>
        <w:t xml:space="preserve"> </w:t>
      </w:r>
      <w:r w:rsidR="00F039B4" w:rsidRPr="00321C30">
        <w:rPr>
          <w:rFonts w:eastAsia="Times New Roman"/>
        </w:rPr>
        <w:t xml:space="preserve">(Artificial Neural Networks) </w:t>
      </w:r>
      <w:r w:rsidR="001B190A" w:rsidRPr="00321C30">
        <w:rPr>
          <w:rFonts w:eastAsia="Times New Roman"/>
        </w:rPr>
        <w:t>is more accurate than SVMs</w:t>
      </w:r>
      <w:r w:rsidR="00353C15" w:rsidRPr="00321C30">
        <w:rPr>
          <w:rFonts w:eastAsia="Times New Roman" w:hint="eastAsia"/>
        </w:rPr>
        <w:t xml:space="preserve"> </w:t>
      </w:r>
      <w:r w:rsidR="001B190A" w:rsidRPr="00321C30">
        <w:rPr>
          <w:rFonts w:eastAsia="Times New Roman"/>
        </w:rPr>
        <w:t>for mosquito modeling</w:t>
      </w:r>
      <w:r w:rsidR="004E3CA7" w:rsidRPr="00321C30">
        <w:rPr>
          <w:rFonts w:eastAsia="Times New Roman"/>
        </w:rPr>
        <w:t xml:space="preserve"> </w:t>
      </w:r>
      <w:r w:rsidR="005C3ED0" w:rsidRPr="00321C30">
        <w:rPr>
          <w:rFonts w:eastAsia="Times New Roman"/>
        </w:rPr>
        <w:fldChar w:fldCharType="begin"/>
      </w:r>
      <w:r w:rsidR="005D724C" w:rsidRPr="00321C30">
        <w:rPr>
          <w:rFonts w:eastAsia="Times New Roman"/>
        </w:rPr>
        <w:instrText xml:space="preserve"> ADDIN ZOTERO_ITEM CSL_CITATION {"citationID":"fX2nyxlI","properties":{"formattedCitation":"(Lee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5C3ED0" w:rsidRPr="00321C30">
        <w:rPr>
          <w:rFonts w:eastAsia="Times New Roman"/>
        </w:rPr>
        <w:fldChar w:fldCharType="separate"/>
      </w:r>
      <w:r w:rsidR="005C3ED0" w:rsidRPr="00321C30">
        <w:rPr>
          <w:rFonts w:eastAsia="Times New Roman"/>
        </w:rPr>
        <w:t>(Lee et al. 2016, Ding et al. 2018)</w:t>
      </w:r>
      <w:r w:rsidR="005C3ED0" w:rsidRPr="00321C30">
        <w:rPr>
          <w:rFonts w:eastAsia="Times New Roman"/>
        </w:rPr>
        <w:fldChar w:fldCharType="end"/>
      </w:r>
      <w:r w:rsidR="001B190A" w:rsidRPr="00321C30">
        <w:rPr>
          <w:rFonts w:eastAsia="Times New Roman"/>
        </w:rPr>
        <w:t xml:space="preserve">. </w:t>
      </w:r>
      <w:r w:rsidR="00C109F5" w:rsidRPr="00321C30">
        <w:rPr>
          <w:rFonts w:eastAsia="Times New Roman"/>
        </w:rPr>
        <w:t>Bayesian networks and Fuzzy modeling tech</w:t>
      </w:r>
      <w:r w:rsidR="00E239F6" w:rsidRPr="00321C30">
        <w:rPr>
          <w:rFonts w:eastAsia="Times New Roman"/>
        </w:rPr>
        <w:t xml:space="preserve">niques could also help predict mosquito population. </w:t>
      </w:r>
      <w:r w:rsidR="005C3ED0" w:rsidRPr="00321C30">
        <w:rPr>
          <w:rFonts w:eastAsia="Times New Roman"/>
        </w:rPr>
        <w:fldChar w:fldCharType="begin"/>
      </w:r>
      <w:r w:rsidR="005D724C" w:rsidRPr="00321C30">
        <w:rPr>
          <w:rFonts w:eastAsia="Times New Roman"/>
        </w:rPr>
        <w:instrText xml:space="preserve"> ADDIN ZOTERO_ITEM CSL_CITATION {"citationID":"LZUYU4IK","properties":{"formattedCitation":"(Murty et al. 2009, Kerkow et al. 2019)","plainCitation":"(Murty et al. 2009, Kerkow et al. 2019)","noteIndex":0},"citationItems":[{"id":35571,"uris":["http://zotero.org/users/5979620/items/ZCEV2I25"],"itemData":{"id":35571,"type":"article-journal","abstract":"Japanese encephalitis (JE), a complex viral disease transmitted by mosquitoes. Determination of vector (mosquito) density is a prerequisite for devising effective control measures against this disease. Bayesian network is a widely used tool that has recently found application in the epidemiological surveillance studies. This article describes the application of Bayesian network tool to predict the Japanese encephalitis vector density using the longitudinal data collected from the Kurnool district of Andhra Pradesh, India, from 2001 to 2006. The entomological parameter from the study area indicates that various contributing factors are responsible for the prevalence of these vectors, making it difficult to estimate the importance of any particular parameter contributing to the increase of vector density. The application of this approach resulted in 73.12% to 95.12% accuracy compared to the test data with the corrected data.","container-title":"Applied Artificial Intelligence","DOI":"10.1080/08839510903235362","ISSN":"0883-9514","issue":"9","note":"publisher: Taylor &amp; Francis\n_eprint: https://doi.org/10.1080/08839510903235362","page":"828-834","source":"Taylor and Francis+NEJM","title":"Prediction of Japanese Encephalitis Vectors in Kurnool District of Andhra Pradesh, India by Using Bayesian Network","volume":"23","author":[{"family":"Murty","given":"Upadhyayula   Suryanarayana"},{"family":"Rao","given":"Mutheneni   Srinivasa"},{"family":"Arunachalam","given":"Natarajan"}],"issued":{"date-parts":[["2009",10,22]]}}},{"id":35572,"uris":["http://zotero.org/users/5979620/items/L49K4LAI"],"itemData":{"id":35572,"type":"article-journal","abstract":"The Asian bush mosquito Aedes japonicus japonicus is an invasive species native to East Asia and has become established in North America and Europe. On both continents, the species has spread over wide areas. Since it is a potential vector of human and livestock pathogens, distribution and dissemination maps are urgently needed to implement targeted surveillance and control in case of disease outbreaks. Previous distribution models for Europe and Germany in particular focused on climate data. Until now, effects of other environmental variables such as land use and wind remained unconsidered.","container-title":"Parasites &amp; Vectors","DOI":"10.1186/s13071-019-3368-0","ISSN":"1756-3305","issue":"1","journalAbbreviation":"Parasites &amp; Vectors","page":"106","source":"BioMed Central","title":"What makes the Asian bush mosquito Aedes japonicus japonicus feel comfortable in Germany? A fuzzy modelling approach","title-short":"What makes the Asian bush mosquito Aedes japonicus japonicus feel comfortable in Germany?","volume":"12","author":[{"family":"Kerkow","given":"Antje"},{"family":"Wieland","given":"Ralf"},{"family":"Koban","given":"Marcel B."},{"family":"Hölker","given":"Franz"},{"family":"Jeschke","given":"Jonathan M."},{"family":"Werner","given":"Doreen"},{"family":"Kampen","given":"Helge"}],"issued":{"date-parts":[["2019",3,14]]}}}],"schema":"https://github.com/citation-style-language/schema/raw/master/csl-citation.json"} </w:instrText>
      </w:r>
      <w:r w:rsidR="005C3ED0" w:rsidRPr="00321C30">
        <w:rPr>
          <w:rFonts w:eastAsia="Times New Roman"/>
        </w:rPr>
        <w:fldChar w:fldCharType="separate"/>
      </w:r>
      <w:r w:rsidR="005C3ED0" w:rsidRPr="00321C30">
        <w:rPr>
          <w:rFonts w:eastAsia="Times New Roman"/>
        </w:rPr>
        <w:t>(Murty et al. 2009, Kerkow et al. 2019)</w:t>
      </w:r>
      <w:r w:rsidR="005C3ED0" w:rsidRPr="00321C30">
        <w:rPr>
          <w:rFonts w:eastAsia="Times New Roman"/>
        </w:rPr>
        <w:fldChar w:fldCharType="end"/>
      </w:r>
      <w:r w:rsidR="00D134D4" w:rsidRPr="00321C30">
        <w:rPr>
          <w:rFonts w:eastAsia="Times New Roman"/>
        </w:rPr>
        <w:t>.</w:t>
      </w:r>
      <w:r w:rsidR="00353919" w:rsidRPr="00321C30">
        <w:rPr>
          <w:rFonts w:eastAsia="Times New Roman"/>
        </w:rPr>
        <w:t xml:space="preserve"> </w:t>
      </w:r>
      <w:r w:rsidR="00F039B4" w:rsidRPr="00321C30">
        <w:rPr>
          <w:rFonts w:eastAsia="Times New Roman"/>
        </w:rPr>
        <w:t>Random forest</w:t>
      </w:r>
      <w:r w:rsidR="00BA01DA" w:rsidRPr="00321C30">
        <w:rPr>
          <w:rFonts w:eastAsia="Times New Roman"/>
        </w:rPr>
        <w:t>,</w:t>
      </w:r>
      <w:r w:rsidR="00F039B4" w:rsidRPr="00321C30">
        <w:rPr>
          <w:rFonts w:eastAsia="Times New Roman"/>
        </w:rPr>
        <w:t xml:space="preserve"> </w:t>
      </w:r>
      <w:r w:rsidR="0012480E" w:rsidRPr="00321C30">
        <w:rPr>
          <w:rFonts w:eastAsia="Times New Roman"/>
        </w:rPr>
        <w:t xml:space="preserve">created by Tin Kam Ho </w:t>
      </w:r>
      <w:r w:rsidR="00EB76DC" w:rsidRPr="00321C30">
        <w:rPr>
          <w:rFonts w:eastAsia="Times New Roman"/>
        </w:rPr>
        <w:fldChar w:fldCharType="begin"/>
      </w:r>
      <w:r w:rsidR="005D724C" w:rsidRPr="00321C30">
        <w:rPr>
          <w:rFonts w:eastAsia="Times New Roman"/>
        </w:rPr>
        <w:instrText xml:space="preserve"> ADDIN ZOTERO_ITEM CSL_CITATION {"citationID":"mgAU2ZYB","properties":{"formattedCitation":"(Ho 1995)","plainCitation":"(Ho 1995)","noteIndex":0},"citationItems":[{"id":35568,"uris":["http://zotero.org/users/5979620/items/L3HYT84F"],"itemData":{"id":35568,"type":"paper-conference","abstract":"Decision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1995)</w:t>
      </w:r>
      <w:r w:rsidR="00EB76DC" w:rsidRPr="00321C30">
        <w:rPr>
          <w:rFonts w:eastAsia="Times New Roman"/>
        </w:rPr>
        <w:fldChar w:fldCharType="end"/>
      </w:r>
      <w:r w:rsidR="0012480E" w:rsidRPr="00321C30">
        <w:rPr>
          <w:rFonts w:eastAsia="Times New Roman"/>
        </w:rPr>
        <w:t xml:space="preserve"> and developed by </w:t>
      </w:r>
      <w:proofErr w:type="spellStart"/>
      <w:r w:rsidR="0012480E" w:rsidRPr="00321C30">
        <w:rPr>
          <w:rFonts w:eastAsia="Times New Roman"/>
        </w:rPr>
        <w:t>Breiman</w:t>
      </w:r>
      <w:proofErr w:type="spellEnd"/>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{"citationID":"8tKS5sRr","properties":{"formattedCitation":"(Breiman 2001)","plainCitation":"(Breiman 2001)","noteIndex":0},"citationItems":[{"id":35567,"uris":["http://zotero.org/users/5979620/items/ZVAELL8T"],"itemData":{"id":35567,"type":"article-journal","abstract":"Random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EB76DC" w:rsidRPr="00321C30">
        <w:rPr>
          <w:rFonts w:eastAsia="Times New Roman"/>
        </w:rPr>
        <w:fldChar w:fldCharType="separate"/>
      </w:r>
      <w:r w:rsidR="00EB76DC" w:rsidRPr="00321C30">
        <w:rPr>
          <w:rFonts w:eastAsia="Times New Roman"/>
        </w:rPr>
        <w:t>(Breiman 2001)</w:t>
      </w:r>
      <w:r w:rsidR="00EB76DC" w:rsidRPr="00321C30">
        <w:rPr>
          <w:rFonts w:eastAsia="Times New Roman"/>
        </w:rPr>
        <w:fldChar w:fldCharType="end"/>
      </w:r>
      <w:r w:rsidR="00F60444" w:rsidRPr="00321C30">
        <w:rPr>
          <w:rFonts w:eastAsia="Times New Roman"/>
        </w:rPr>
        <w:t xml:space="preserve"> </w:t>
      </w:r>
      <w:r w:rsidR="0012480E" w:rsidRPr="00321C30">
        <w:rPr>
          <w:rFonts w:eastAsia="Times New Roman"/>
        </w:rPr>
        <w:t xml:space="preserve">and </w:t>
      </w:r>
      <w:proofErr w:type="spellStart"/>
      <w:r w:rsidR="0012480E" w:rsidRPr="00321C30">
        <w:rPr>
          <w:rFonts w:eastAsia="Times New Roman"/>
        </w:rPr>
        <w:t>Culter</w:t>
      </w:r>
      <w:proofErr w:type="spellEnd"/>
      <w:r w:rsidR="00F60444"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{"citationID":"7lk6adiK","properties":{"formattedCitation":"(Liaw and Wiener 2013)","plainCitation":"(Liaw and Wiener 2013)","noteIndex":0},"citationItems":[{"id":35566,"uris":["http://zotero.org/users/5979620/items/PQHVJNFA"],"itemData":{"id":35566,"type":"article-journal","container-title":"PDF). Retrieved","page":"191","source":"Google Scholar","title":"Documentation for R package randomForest","volume":"15","author":[{"family":"Liaw","given":"Andy"},{"family":"Wiener","given":"M."}],"issued":{"date-parts":[["2013"]]}}}],"schema":"https://github.com/citation-style-language/schema/raw/master/csl-citation.json"} </w:instrText>
      </w:r>
      <w:r w:rsidR="00EB76DC" w:rsidRPr="00321C30">
        <w:rPr>
          <w:rFonts w:eastAsia="Times New Roman"/>
        </w:rPr>
        <w:fldChar w:fldCharType="separate"/>
      </w:r>
      <w:r w:rsidR="00EB76DC" w:rsidRPr="00321C30">
        <w:rPr>
          <w:rFonts w:eastAsia="Times New Roman"/>
        </w:rPr>
        <w:t>(Liaw and Wiener 2013)</w:t>
      </w:r>
      <w:r w:rsidR="00EB76DC" w:rsidRPr="00321C30">
        <w:rPr>
          <w:rFonts w:eastAsia="Times New Roman"/>
        </w:rPr>
        <w:fldChar w:fldCharType="end"/>
      </w:r>
      <w:r w:rsidR="004E3CA7" w:rsidRPr="00321C30">
        <w:rPr>
          <w:rFonts w:eastAsia="Times New Roman"/>
        </w:rPr>
        <w:t>,</w:t>
      </w:r>
      <w:r w:rsidR="0012480E" w:rsidRPr="00321C30">
        <w:rPr>
          <w:rFonts w:eastAsia="Times New Roman"/>
        </w:rPr>
        <w:t xml:space="preserve"> combine</w:t>
      </w:r>
      <w:r w:rsidR="00BA01DA" w:rsidRPr="00321C30">
        <w:rPr>
          <w:rFonts w:eastAsia="Times New Roman"/>
        </w:rPr>
        <w:t>s</w:t>
      </w:r>
      <w:r w:rsidR="0012480E" w:rsidRPr="00321C30">
        <w:rPr>
          <w:rFonts w:eastAsia="Times New Roman"/>
        </w:rPr>
        <w:t xml:space="preserve"> the results from multiple decision trees to </w:t>
      </w:r>
      <w:r w:rsidR="00772AE6" w:rsidRPr="00321C30">
        <w:rPr>
          <w:rFonts w:eastAsia="Times New Roman"/>
        </w:rPr>
        <w:t>produce</w:t>
      </w:r>
      <w:r w:rsidR="0012480E" w:rsidRPr="00321C30">
        <w:rPr>
          <w:rFonts w:eastAsia="Times New Roman"/>
        </w:rPr>
        <w:t xml:space="preserve"> the most </w:t>
      </w:r>
      <w:proofErr w:type="spellStart"/>
      <w:r w:rsidR="0012480E" w:rsidRPr="00321C30">
        <w:rPr>
          <w:rFonts w:eastAsia="Times New Roman"/>
        </w:rPr>
        <w:t>accurace</w:t>
      </w:r>
      <w:proofErr w:type="spellEnd"/>
      <w:r w:rsidR="0012480E" w:rsidRPr="00321C30">
        <w:rPr>
          <w:rFonts w:eastAsia="Times New Roman"/>
        </w:rPr>
        <w:t xml:space="preserve"> result</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{"citationID":"OCObMM04","properties":{"formattedCitation":"(Ho 1998)","plainCitation":"(Ho 1998)","noteIndex":0},"citationItems":[{"id":35563,"uris":["http://zotero.org/users/5979620/items/HRS8VP6F"],"itemData":{"id":35563,"type":"article-journal","abstract":"Much of previous attention on decision trees focuses on the splitting criteria and optimization of tree sizes. The dilemma between overfitting and achieving maximum accuracy is seldom resolved. A method to construct a decision tree based classifier is proposed that maintains highest accuracy on training data and improves on generalization accuracy as it grows in complexity. The classifier consists of multiple trees constructed systematically by pseudorandomly selecting subsets of components of the feature vector, that is, trees constructed in randomly chosen subspaces. The subspace method is compared to single-tree classifiers and other forest construction methods by experiments on publicly available datasets, where the method's superiority is demonstrated. We also discuss independence between trees in a forest and relate that to the combined classification accuracy.","container-title":"IEEE Transactions on Pattern Analysis and Machine Intelligence","DOI":"10.1109/34.709601","ISSN":"1939-3539","issue":"8","note":"event-title: IEEE Transactions on Pattern Analysis and Machine Intelligence","page":"832-844","source":"IEEE Xplore","title":"The random subspace method for constructing decision forests","volume":"20","author":[{"family":"Ho","given":"Tin Kam"}],"issued":{"date-parts":[["1998",8]]}}}],"schema":"https://github.com/citation-style-language/schema/raw/master/csl-citation.json"} </w:instrText>
      </w:r>
      <w:r w:rsidR="00EB76DC" w:rsidRPr="00321C30">
        <w:rPr>
          <w:rFonts w:eastAsia="Times New Roman"/>
        </w:rPr>
        <w:fldChar w:fldCharType="separate"/>
      </w:r>
      <w:r w:rsidR="00EB76DC" w:rsidRPr="00321C30">
        <w:rPr>
          <w:rFonts w:eastAsia="Times New Roman"/>
        </w:rPr>
        <w:t>(Ho 1998)</w:t>
      </w:r>
      <w:r w:rsidR="00EB76DC" w:rsidRPr="00321C30">
        <w:rPr>
          <w:rFonts w:eastAsia="Times New Roman"/>
        </w:rPr>
        <w:fldChar w:fldCharType="end"/>
      </w:r>
      <w:r w:rsidR="0012480E" w:rsidRPr="00321C30">
        <w:rPr>
          <w:rFonts w:eastAsia="Times New Roman"/>
        </w:rPr>
        <w:t>.</w:t>
      </w:r>
      <w:r w:rsidR="00F60444" w:rsidRPr="00321C30">
        <w:rPr>
          <w:rFonts w:eastAsia="Times New Roman"/>
        </w:rPr>
        <w:t xml:space="preserve"> So far, random forest have been used in the mechanism of insecticide resistance</w:t>
      </w:r>
      <w:r w:rsidR="00EB76DC" w:rsidRPr="00321C30">
        <w:rPr>
          <w:rFonts w:eastAsia="Times New Roman"/>
        </w:rPr>
        <w:t xml:space="preserve"> </w:t>
      </w:r>
      <w:r w:rsidR="00EB76DC" w:rsidRPr="00321C30">
        <w:rPr>
          <w:rFonts w:eastAsia="Times New Roman"/>
        </w:rPr>
        <w:fldChar w:fldCharType="begin"/>
      </w:r>
      <w:r w:rsidR="005D724C" w:rsidRPr="00321C30">
        <w:rPr>
          <w:rFonts w:eastAsia="Times New Roman"/>
        </w:rPr>
        <w:instrText xml:space="preserve"> ADDIN ZOTERO_ITEM CSL_CITATION {"citationID":"RPGN0X6X","properties":{"formattedCitation":"(Kortbeek et al. 2021)","plainCitation":"(Kortbeek et al. 2021)","noteIndex":0},"citationItems":[{"id":35565,"uris":["http://zotero.org/users/5979620/items/2T7SIZNJ"],"itemData":{"id":35565,"type":"article-journal","abstract":"Plant-produced specialised metabolites are a powerful part of a plant’s first line of defence against herbivorous insects, bacteria and fungi. Wild ancestors of present-day cultivated tomato produce a plethora of acylsugars in their type-I/IV trichomes and volatiles in their type-VI trichomes that have a potential role in plant resistance against insects. However, metabolic profiles are often complex mixtures making identification of the functionally interesting metabolites challenging. Here, we aimed to identify specialised metabolites from a wide range of wild tomato genotypes that could explain resistance to vector insects whitefly (Bemisia tabaci) and Western flower thrips (Frankliniella occidentalis). We evaluated plant resistance, determined trichome density and obtained metabolite profiles of the glandular trichomes by LC-MS (acylsugars) and GC-MS (volatiles). Using a customised Random Forest learning algorithm, we determined the contribution of specific specialised metabolites to the resistance phenotypes observed.","container-title":"BMC Plant Biology","DOI":"10.1186/s12870-021-03070-x","ISSN":"1471-2229","issue":"1","journalAbbreviation":"BMC Plant Biol","language":"en","page":"315","source":"Springer Link","title":"Natural variation in wild tomato trichomes; selecting metabolites that contribute to insect resistance using a random forest approach","volume":"21","author":[{"family":"Kortbeek","given":"Ruy W. J."},{"family":"Galland","given":"Marc D."},{"family":"Muras","given":"Aleksandra"},{"family":"Kloet","given":"Frans M.","non-dropping-particle":"van der"},{"family":"André","given":"Bart"},{"family":"Heilijgers","given":"Maurice"},{"family":"Hijum","given":"Sacha A. F. T.","non-dropping-particle":"van"},{"family":"Haring","given":"Michel A."},{"family":"Schuurink","given":"Robert C."},{"family":"Bleeker","given":"Petra M."}],"issued":{"date-parts":[["2021",7,2]]}}}],"schema":"https://github.com/citation-style-language/schema/raw/master/csl-citation.json"} </w:instrText>
      </w:r>
      <w:r w:rsidR="00EB76DC" w:rsidRPr="00321C30">
        <w:rPr>
          <w:rFonts w:eastAsia="Times New Roman"/>
        </w:rPr>
        <w:fldChar w:fldCharType="separate"/>
      </w:r>
      <w:r w:rsidR="00EB76DC" w:rsidRPr="00321C30">
        <w:rPr>
          <w:rFonts w:eastAsia="Times New Roman"/>
        </w:rPr>
        <w:t>(Kortbeek et al. 2021)</w:t>
      </w:r>
      <w:r w:rsidR="00EB76DC" w:rsidRPr="00321C30">
        <w:rPr>
          <w:rFonts w:eastAsia="Times New Roman"/>
        </w:rPr>
        <w:fldChar w:fldCharType="end"/>
      </w:r>
      <w:r w:rsidR="00F60444" w:rsidRPr="00321C30">
        <w:rPr>
          <w:rFonts w:eastAsia="Times New Roman"/>
        </w:rPr>
        <w:t xml:space="preserve">, pest management </w:t>
      </w:r>
      <w:r w:rsidR="00EB76DC" w:rsidRPr="00321C30">
        <w:rPr>
          <w:rFonts w:eastAsia="Times New Roman"/>
        </w:rPr>
        <w:fldChar w:fldCharType="begin"/>
      </w:r>
      <w:r w:rsidR="005D724C" w:rsidRPr="00321C30">
        <w:rPr>
          <w:rFonts w:eastAsia="Times New Roman"/>
        </w:rPr>
        <w:instrText xml:space="preserve"> ADDIN ZOTERO_ITEM CSL_CITATION {"citationID":"Lc4p2Kdc","properties":{"formattedCitation":"(Abd El-Ghany et al. 2020)","plainCitation":"(Abd El-Ghany et al. 2020)","noteIndex":0},"citationItems":[{"id":35561,"uris":["http://zotero.org/users/5979620/items/6FAN8P6J"],"itemData":{"id":35561,"type":"article-journal","abstract":"The present review provides a perspective angle on the historical and cutting-edge strategies of remote sensing techniques and its applications, especially for insect pest and plant disease management. Remote sensing depends on measuring, recording, and processing the electromagnetic radiation reflected and emitted from the ground target. Remote sensing applications depend on the spectral behavior of living organisms. Today, remote sensing is used as an effective tool for the detection, forecasting, and management of insect pests and plant diseases on different fruit orchards and crops. The main objectives of these applications were to collate data that help in decision-making for insect pest management and decreasing the environmental pollution of chemical pesticides. Airborne remote sensing has been a promising and useful tool for insect pest management and weed detection. Furthermore, remote sensing using satellite information proved to be a promising tool in forecasting and monitoring the distribution of locust species. It has also been used to help farmers in the early detection of mite infestation in cotton fields using multi-spectral systems, which depend on color changes in canopy semblance over time. Remote sensing can provide fast and accurate forecasting of targeted insect pests and subsequently minimizing pest damage and the management costs.","container-title":"Environmental Science and Pollution Research","DOI":"10.1007/s11356-020-09517-2","ISSN":"1614-7499","issue":"27","journalAbbreviation":"Environ Sci Pollut Res","language":"en","page":"33503-33515","source":"Springer Link","title":"A review: application of remote sensing as a promising strategy for insect pests and diseases management","title-short":"A review","volume":"27","author":[{"family":"Abd El-Ghany","given":"Nesreen M."},{"family":"Abd El-Aziz","given":"Shadia E."},{"family":"Marei","given":"Shahira S."}],"issued":{"date-parts":[["2020",9,1]]}}}],"schema":"https://github.com/citation-style-language/schema/raw/master/csl-citation.json"} </w:instrText>
      </w:r>
      <w:r w:rsidR="00EB76DC" w:rsidRPr="00321C30">
        <w:rPr>
          <w:rFonts w:eastAsia="Times New Roman"/>
        </w:rPr>
        <w:fldChar w:fldCharType="separate"/>
      </w:r>
      <w:r w:rsidR="00EB76DC" w:rsidRPr="00321C30">
        <w:rPr>
          <w:rFonts w:eastAsia="Times New Roman"/>
        </w:rPr>
        <w:t>(Abd El-Ghany et al. 2020)</w:t>
      </w:r>
      <w:r w:rsidR="00EB76DC" w:rsidRPr="00321C30">
        <w:rPr>
          <w:rFonts w:eastAsia="Times New Roman"/>
        </w:rPr>
        <w:fldChar w:fldCharType="end"/>
      </w:r>
      <w:r w:rsidR="00F60444" w:rsidRPr="00321C30">
        <w:rPr>
          <w:rFonts w:eastAsia="Times New Roman"/>
        </w:rPr>
        <w:t>, and mosquito population modelling</w:t>
      </w:r>
      <w:r w:rsidR="00EB76DC" w:rsidRPr="00321C30">
        <w:rPr>
          <w:rFonts w:eastAsia="Times New Roman"/>
        </w:rPr>
        <w:t xml:space="preserve"> </w:t>
      </w:r>
      <w:r w:rsidR="00EB76DC" w:rsidRPr="00321C30">
        <w:rPr>
          <w:rFonts w:eastAsia="Times New Roman"/>
        </w:rPr>
        <w:fldChar w:fldCharType="begin"/>
      </w:r>
      <w:r w:rsidR="00540569" w:rsidRPr="00321C30">
        <w:rPr>
          <w:rFonts w:eastAsia="Times New Roman"/>
        </w:rPr>
        <w:instrText xml:space="preserve"> ADDIN ZOTERO_ITEM CSL_CITATION {"citationID":"4DyBWJhi","properties":{"formattedCitation":"(Lee et al. 2016, Ding et al. 2018)","plainCitation":"(Lee et al. 2016, Ding et al. 2018)","noteIndex":0},"citationItems":[{"id":35573,"uris":["http://zotero.org/users/5979620/items/5ZTF4YLA"],"itemData":{"id":35573,"type":"article-journal","abstract":"The mosquito species is one of most important insect vectors of several diseases, namely, malaria, filariasis, Japanese encephalitis, dengue, and so on. In particular, in recent years, as the number of people who enjoy outdoor activities in urban areas continues to increase, information about mosquito activity is in demand. Furthermore, mosquito activity prediction is crucial for managing the safety and the health of humans. However, the estimation of mosquito abundances frequently involves uncertainty because of high spatial and temporal variations, which hinders the accuracy of general mechanistic models of mosquito abundances. For this reason, it is necessary to develop a simpler and lighter mosquito abundance prediction model. In this study, we tested the efficacy of the artificial neural network (ANN), which is a popular empirical model, for mosquito abundance prediction. For comparison, we also developed a multiple linear regression (MLR) model. Both the ANN and the MLR models were applied to estimate mosquito abundances in 2-year observations in Yeongdeungpo-gu, Seoul, conducted using the Digital Mosquito Monitoring System (DMS). As input variables, we used meteorological data, including temperature, wind speed, humidity, and precipitation. The results showed that performances of the ANN model and the MLR model are almost same in terms of R and root mean square error (RMSE). The ANN model was able to predict the high variability as compared to MLR. A sensitivity analysis of the ANN model showed that the relationships between input variables and mosquito abundances were well explained. In conclusion, ANNs have the potential to predict fluctuations in mosquito numbers (especially the extreme values), and can do so better than traditional statistical techniques. But, much more work needs to be conducted to assess meaningful time delays in environmental variables and mosquito numbers.","container-title":"Ecological Informatics","DOI":"10.1016/j.ecoinf.2015.08.011","ISSN":"1574-9541","journalAbbreviation":"Ecological Informatics","language":"en","page":"172-180","source":"ScienceDirect","title":"Application of an artificial neural network (ANN) model for predicting mosquito abundances in urban areas","volume":"36","author":[{"family":"Lee","given":"Keun Young"},{"family":"Chung","given":"Namil"},{"family":"Hwang","given":"Suntae"}],"issued":{"date-parts":[["2016",11,1]]}}},{"id":19096,"uris":["http://zotero.org/users/5979620/items/NP5MXI9M"],"itemData":{"id":19096,"type":"article-journal","abstract":"Mosquito-borne infectious diseases, such as Rift Valley fever, Dengue, Chikungunya and Zika, have caused mass human death with the transnational expansion fueled by economic globalization. Simulating the distribution of the disease vectors is of great importance in formulating public health planning and disease control strategies. In the present study, we simulated the global distribution of Aedes aegypti and Aedes albopictus at a 5×5km spatial resolution with high-dimensional multidisciplinary datasets and machine learning methods Three relatively popular and robust machine learning models, including support vector machine (SVM), gradient boosting machine (GBM) and random forest (RF), were used. During the fine-tuning process based on training datasets of A. aegypti and A. albopictus, RF models achieved the highest performance with an area under the curve (AUC) of 0.973 and 0.974, respectively, followed by GBM (AUC of 0.971 and 0.972, respectively) and SVM (AUC of 0.963 and 0.964, respectively) models. The simulation difference between RF and GBM models was not statistically significant (p&gt;0.05) based on the validation datasets, whereas statistically significant differences (p&lt;0.05) were observed for RF and GBM simulations compared with SVM simulations. From the simulated maps derived from RF models, we observed that the distribution of A. albopictus was wider than that of A. aegypti along a latitudinal gradient. The discriminatory power of each factor in simulating the global distribution of the two species was also analyzed. Our results provided fundamental information for further study on disease transmission simulation and risk assessment.","container-title":"Acta Tropica","DOI":"10.1016/j.actatropica.2017.11.020","ISSN":"0001-706X","journalAbbreviation":"Acta Tropica","language":"en","page":"155-162","source":"ScienceDirect","title":"Mapping the spatial distribution of Aedes aegypti and Aedes albopictus","volume":"178","author":[{"family":"Ding","given":"Fangyu"},{"family":"Fu","given":"Jingying"},{"family":"Jiang","given":"Dong"},{"family":"Hao","given":"Mengmeng"},{"family":"Lin","given":"Gang"}],"issued":{"date-parts":[["2018",2,1]]}}}],"schema":"https://github.com/citation-style-language/schema/raw/master/csl-citation.json"} </w:instrText>
      </w:r>
      <w:r w:rsidR="00EB76DC" w:rsidRPr="00321C30">
        <w:rPr>
          <w:rFonts w:eastAsia="Times New Roman"/>
        </w:rPr>
        <w:fldChar w:fldCharType="separate"/>
      </w:r>
      <w:r w:rsidR="00540569" w:rsidRPr="00321C30">
        <w:rPr>
          <w:rFonts w:eastAsia="Times New Roman"/>
        </w:rPr>
        <w:t>(Lee et al. 2016, Ding et al. 2018)</w:t>
      </w:r>
      <w:r w:rsidR="00EB76DC" w:rsidRPr="00321C30">
        <w:rPr>
          <w:rFonts w:eastAsia="Times New Roman"/>
        </w:rPr>
        <w:fldChar w:fldCharType="end"/>
      </w:r>
      <w:r w:rsidR="00540569" w:rsidRPr="00321C30">
        <w:rPr>
          <w:rFonts w:eastAsia="Times New Roman"/>
        </w:rPr>
        <w:t>.</w:t>
      </w:r>
    </w:p>
    <w:p w14:paraId="7963D5E6" w14:textId="77777777" w:rsidR="00540569" w:rsidRPr="00321C30" w:rsidRDefault="009C6C58" w:rsidP="004E3CA7">
      <w:pPr>
        <w:ind w:firstLine="720"/>
        <w:rPr>
          <w:rFonts w:eastAsia="Times New Roman"/>
        </w:rPr>
      </w:pPr>
      <w:r w:rsidRPr="00321C30">
        <w:rPr>
          <w:rFonts w:eastAsia="Times New Roman"/>
        </w:rPr>
        <w:lastRenderedPageBreak/>
        <w:t xml:space="preserve">In this study, we monitored the dynamic changes in the population of Aedes mosquitoes and investigated their relationship with climate factors. Additionally, we constructed a model based on the correlation between changes in mosquito populations and climate </w:t>
      </w:r>
      <w:proofErr w:type="gramStart"/>
      <w:r w:rsidRPr="00321C30">
        <w:rPr>
          <w:rFonts w:eastAsia="Times New Roman"/>
        </w:rPr>
        <w:t>factors, and</w:t>
      </w:r>
      <w:proofErr w:type="gramEnd"/>
      <w:r w:rsidRPr="00321C30">
        <w:rPr>
          <w:rFonts w:eastAsia="Times New Roman"/>
        </w:rPr>
        <w:t xml:space="preserve"> used it to predict mosquito population changes throughout Southeast America.</w:t>
      </w:r>
    </w:p>
    <w:p w14:paraId="26A02F32" w14:textId="2368752C" w:rsidR="00596D94" w:rsidRDefault="00596D94" w:rsidP="00540569">
      <w:pPr>
        <w:rPr>
          <w:rFonts w:eastAsia="Times New Roman"/>
        </w:rPr>
      </w:pPr>
      <w:r>
        <w:rPr>
          <w:rFonts w:eastAsia="Times New Roman"/>
        </w:rPr>
        <w:t xml:space="preserve">Material and Method </w:t>
      </w:r>
    </w:p>
    <w:p w14:paraId="26A02F33" w14:textId="77777777" w:rsidR="00596D94" w:rsidRDefault="00596D94" w:rsidP="00596D94">
      <w:pPr>
        <w:rPr>
          <w:rFonts w:eastAsia="Times New Roman"/>
        </w:rPr>
      </w:pPr>
      <w:r w:rsidRPr="000735B2">
        <w:rPr>
          <w:rFonts w:eastAsia="Times New Roman"/>
          <w:i/>
        </w:rPr>
        <w:t>Aedes</w:t>
      </w:r>
      <w:r>
        <w:rPr>
          <w:rFonts w:eastAsia="Times New Roman"/>
        </w:rPr>
        <w:t xml:space="preserve"> Mosquito Collection </w:t>
      </w:r>
    </w:p>
    <w:p w14:paraId="26A02F34" w14:textId="77777777" w:rsidR="00596D94" w:rsidRDefault="00596D94" w:rsidP="00596D94">
      <w:pPr>
        <w:rPr>
          <w:rFonts w:eastAsia="Times New Roman"/>
        </w:rPr>
      </w:pPr>
      <w:r>
        <w:rPr>
          <w:rFonts w:eastAsia="Times New Roman"/>
        </w:rPr>
        <w:t xml:space="preserve">Infusion </w:t>
      </w:r>
    </w:p>
    <w:p w14:paraId="26A02F35" w14:textId="77777777" w:rsidR="00596D94" w:rsidRDefault="00596D94" w:rsidP="009637A0">
      <w:pPr>
        <w:ind w:firstLine="720"/>
        <w:rPr>
          <w:rFonts w:eastAsia="Times New Roman"/>
        </w:rPr>
      </w:pPr>
      <w:r>
        <w:rPr>
          <w:rFonts w:eastAsia="Times New Roman"/>
        </w:rPr>
        <w:t xml:space="preserve">The infusion was used to attract the gravid female mosquitoes to lay their eggs through volatilizing odor, </w:t>
      </w:r>
      <w:r w:rsidR="00F860E2">
        <w:rPr>
          <w:rFonts w:eastAsia="Times New Roman"/>
        </w:rPr>
        <w:t xml:space="preserve">which </w:t>
      </w:r>
      <w:r>
        <w:rPr>
          <w:rFonts w:eastAsia="Times New Roman"/>
        </w:rPr>
        <w:t>can be developed using fallen nearly decomposed, dry grass, which w</w:t>
      </w:r>
      <w:r w:rsidR="00F860E2">
        <w:rPr>
          <w:rFonts w:eastAsia="Times New Roman"/>
        </w:rPr>
        <w:t>as</w:t>
      </w:r>
      <w:r>
        <w:rPr>
          <w:rFonts w:eastAsia="Times New Roman"/>
        </w:rPr>
        <w:t xml:space="preserve"> visually confirmed. Leaves and grass were collected from the ground near Auburn University. In total, 20g of leaves and grass and 7g of yeast (Fleischmann’s Rapid Rise) were added to 4 gallons of water. The mixture was fermented in a black, sealed, plastic bucket at an outside location for one week. </w:t>
      </w:r>
    </w:p>
    <w:p w14:paraId="26A02F36" w14:textId="77777777" w:rsidR="00596D94" w:rsidRDefault="00596D94" w:rsidP="00596D94">
      <w:pPr>
        <w:rPr>
          <w:rFonts w:eastAsia="Times New Roman"/>
        </w:rPr>
      </w:pPr>
      <w:r>
        <w:rPr>
          <w:rFonts w:eastAsia="Times New Roman"/>
        </w:rPr>
        <w:t xml:space="preserve">Site Collection </w:t>
      </w:r>
    </w:p>
    <w:p w14:paraId="26A02F37" w14:textId="0E3A24C2" w:rsidR="00596D94" w:rsidRDefault="00FD0636" w:rsidP="003760CF">
      <w:pPr>
        <w:ind w:firstLine="720"/>
        <w:rPr>
          <w:rFonts w:eastAsia="Times New Roman"/>
        </w:rPr>
      </w:pPr>
      <w:r>
        <w:rPr>
          <w:rFonts w:eastAsia="Times New Roman"/>
        </w:rPr>
        <w:t xml:space="preserve">Mosquito from Tuskegee, Montgomery, Tuscaloosa, and Birmingham were collected every other week from July 2017 to April 2023. </w:t>
      </w:r>
      <w:proofErr w:type="spellStart"/>
      <w:r w:rsidR="00C6166D">
        <w:rPr>
          <w:rFonts w:eastAsia="Times New Roman"/>
        </w:rPr>
        <w:t>Ovitraps</w:t>
      </w:r>
      <w:proofErr w:type="spellEnd"/>
      <w:r w:rsidR="00C6166D">
        <w:rPr>
          <w:rFonts w:eastAsia="Times New Roman"/>
        </w:rPr>
        <w:t xml:space="preserve"> were set</w:t>
      </w:r>
      <w:r w:rsidR="00596D94">
        <w:rPr>
          <w:rFonts w:eastAsia="Times New Roman"/>
        </w:rPr>
        <w:t xml:space="preserve"> near the river, pool or abandoned house, and been placed in brush or under trees because larvae and pupae need water to survive and brush or trees can prevent traps being recognized, destroyed, or flushed</w:t>
      </w:r>
      <w:r w:rsidR="00BE6E5C">
        <w:rPr>
          <w:rFonts w:eastAsia="Times New Roman"/>
        </w:rPr>
        <w:t xml:space="preserve">. (Table1 and Fig. </w:t>
      </w:r>
      <w:r w:rsidR="00596D94">
        <w:rPr>
          <w:rFonts w:eastAsia="Times New Roman"/>
        </w:rPr>
        <w:t xml:space="preserve">1). Each location contained 3-4 lidless containers (12cm in height </w:t>
      </w:r>
      <w:r w:rsidR="00BE6E5C">
        <w:rPr>
          <w:rFonts w:eastAsia="Times New Roman"/>
        </w:rPr>
        <w:t xml:space="preserve">and 11.5cm in diameter) </w:t>
      </w:r>
      <w:r w:rsidR="00596D94">
        <w:rPr>
          <w:rFonts w:eastAsia="Times New Roman"/>
        </w:rPr>
        <w:t>and placed in one basin with a small hole (1cm diame</w:t>
      </w:r>
      <w:r w:rsidR="00044D30">
        <w:rPr>
          <w:rFonts w:eastAsia="Times New Roman"/>
        </w:rPr>
        <w:t>ter) to prevent flooding</w:t>
      </w:r>
      <w:r w:rsidR="00596D94">
        <w:rPr>
          <w:rFonts w:eastAsia="Times New Roman"/>
        </w:rPr>
        <w:t>. Containers were filled with 0.7L of the infusion and a U-shaped gap was made on the top edge of the container sides to prevent the rainwater from submerging th</w:t>
      </w:r>
      <w:r w:rsidR="00044D30">
        <w:rPr>
          <w:rFonts w:eastAsia="Times New Roman"/>
        </w:rPr>
        <w:t>e paper towel completely</w:t>
      </w:r>
      <w:r w:rsidR="00596D94">
        <w:rPr>
          <w:rFonts w:eastAsia="Times New Roman"/>
        </w:rPr>
        <w:t>. Paper towels were attached to the inside</w:t>
      </w:r>
      <w:r w:rsidR="00044D30">
        <w:rPr>
          <w:rFonts w:eastAsia="Times New Roman"/>
        </w:rPr>
        <w:t xml:space="preserve"> walls of the containers</w:t>
      </w:r>
      <w:r w:rsidR="00596D94">
        <w:rPr>
          <w:rFonts w:eastAsia="Times New Roman"/>
        </w:rPr>
        <w:t xml:space="preserve">. Gravid female mosquitoes will lay their eggs on the paper towel where the surface of water located. </w:t>
      </w:r>
    </w:p>
    <w:p w14:paraId="645CAA36" w14:textId="0A80E0F5" w:rsidR="00C6166D" w:rsidRDefault="00C6166D" w:rsidP="00596D94">
      <w:pPr>
        <w:rPr>
          <w:rFonts w:eastAsia="Times New Roman"/>
        </w:rPr>
      </w:pPr>
    </w:p>
    <w:p w14:paraId="26A02F38" w14:textId="77777777" w:rsidR="00596D94" w:rsidRDefault="00596D94" w:rsidP="00596D94">
      <w:pPr>
        <w:rPr>
          <w:rFonts w:eastAsia="Times New Roman"/>
        </w:rPr>
      </w:pPr>
      <w:r>
        <w:rPr>
          <w:rFonts w:eastAsia="Times New Roman"/>
        </w:rPr>
        <w:lastRenderedPageBreak/>
        <w:t>Rearing Mosquitoes</w:t>
      </w:r>
    </w:p>
    <w:p w14:paraId="26A02F39" w14:textId="7104407F" w:rsidR="00596D94" w:rsidRDefault="00596D94" w:rsidP="00596D94">
      <w:pPr>
        <w:rPr>
          <w:rFonts w:eastAsia="Times New Roman"/>
        </w:rPr>
      </w:pPr>
      <w:r>
        <w:rPr>
          <w:rFonts w:eastAsia="Times New Roman"/>
        </w:rPr>
        <w:t>Mosquitoes were reared at 25</w:t>
      </w:r>
      <w:r>
        <w:rPr>
          <w:rFonts w:asciiTheme="minorEastAsia" w:hAnsiTheme="minorEastAsia" w:hint="eastAsia"/>
        </w:rPr>
        <w:t>±</w:t>
      </w:r>
      <w:r>
        <w:rPr>
          <w:rFonts w:eastAsia="Times New Roman"/>
        </w:rPr>
        <w:t>2</w:t>
      </w:r>
      <w:r w:rsidRPr="00FE5FCA">
        <w:rPr>
          <w:rFonts w:eastAsia="Times New Roman"/>
          <w:vertAlign w:val="superscript"/>
        </w:rPr>
        <w:t>o</w:t>
      </w:r>
      <w:r>
        <w:rPr>
          <w:rFonts w:eastAsia="Times New Roman"/>
        </w:rPr>
        <w:t>C, with a</w:t>
      </w:r>
      <w:r w:rsidR="00F860E2">
        <w:rPr>
          <w:rFonts w:eastAsia="Times New Roman"/>
        </w:rPr>
        <w:t>n</w:t>
      </w:r>
      <w:r>
        <w:rPr>
          <w:rFonts w:eastAsia="Times New Roman"/>
        </w:rPr>
        <w:t xml:space="preserve"> L:D cycle of 12 hours, and they were supplied with a 10% sucrose solution </w:t>
      </w:r>
      <w:r w:rsidR="00BE6E5C">
        <w:rPr>
          <w:rFonts w:eastAsia="Times New Roman"/>
        </w:rPr>
        <w:fldChar w:fldCharType="begin"/>
      </w:r>
      <w:r w:rsidR="005D724C">
        <w:rPr>
          <w:rFonts w:eastAsia="Times New Roman"/>
        </w:rPr>
        <w:instrText xml:space="preserve"> ADDIN ZOTERO_ITEM CSL_CITATION {"citationID":"UqJbIici","properties":{"formattedCitation":"(Liu et al. 2004)","plainCitation":"(Liu et al. 2004)","noteIndex":0},"citationItems":[{"id":304,"uris":["http://zotero.org/users/5979620/items/YJDMEMZM"],"itemData":{"id":304,"type":"article-journal","abstract":"Abstract.  Insecticide resistance and cross-resistance was determined for three strains of Culex quinquefasciatus Say in the southeastern United States. HAmCq a","container-title":"Journal of Medical Entomology","DOI":"10.1603/0022-2585-41.3.408","ISSN":"0022-2585","issue":"3","journalAbbreviation":"J Med Entomol","language":"en","page":"408-413","source":"academic.oup.com","title":"Insecticide Resistance and Cross-Resistance in Alabama and Florida Strains of Culex quinquefaciatus","volume":"41","author":[{"family":"Liu","given":"Huqi"},{"family":"Cupp","given":"Eddie W."},{"family":"Micher","given":"Kelly M."},{"family":"Guo","given":"Aiguang"},{"family":"Liu","given":"Nannan"}],"issued":{"date-parts":[["2004",5,1]]}}}],"schema":"https://github.com/citation-style-language/schema/raw/master/csl-citation.json"} </w:instrText>
      </w:r>
      <w:r w:rsidR="00BE6E5C">
        <w:rPr>
          <w:rFonts w:eastAsia="Times New Roman"/>
        </w:rPr>
        <w:fldChar w:fldCharType="separate"/>
      </w:r>
      <w:r w:rsidR="00BE6E5C" w:rsidRPr="00BE6E5C">
        <w:t>(Liu et al. 2004)</w:t>
      </w:r>
      <w:r w:rsidR="00BE6E5C">
        <w:rPr>
          <w:rFonts w:eastAsia="Times New Roman"/>
        </w:rPr>
        <w:fldChar w:fldCharType="end"/>
      </w:r>
      <w:r>
        <w:rPr>
          <w:rFonts w:eastAsia="Times New Roman"/>
        </w:rPr>
        <w:t xml:space="preserve"> </w:t>
      </w:r>
    </w:p>
    <w:p w14:paraId="26A02F3A" w14:textId="77777777" w:rsidR="00596D94" w:rsidRDefault="00596D94" w:rsidP="00596D94">
      <w:pPr>
        <w:rPr>
          <w:rFonts w:eastAsia="Times New Roman"/>
        </w:rPr>
      </w:pPr>
      <w:r w:rsidRPr="00980777">
        <w:rPr>
          <w:rFonts w:eastAsia="Times New Roman"/>
          <w:i/>
        </w:rPr>
        <w:t>Aedes spp.</w:t>
      </w:r>
      <w:r>
        <w:rPr>
          <w:rFonts w:eastAsia="Times New Roman"/>
        </w:rPr>
        <w:t xml:space="preserve"> Identification</w:t>
      </w:r>
    </w:p>
    <w:p w14:paraId="26A02F3B" w14:textId="77777777" w:rsidR="00596D94" w:rsidRDefault="00596D94" w:rsidP="00596D94">
      <w:pPr>
        <w:rPr>
          <w:rFonts w:eastAsia="Times New Roman"/>
        </w:rPr>
      </w:pPr>
      <w:r>
        <w:rPr>
          <w:rFonts w:eastAsia="Times New Roman"/>
        </w:rPr>
        <w:t>All identification was based on the book “Keys to the Adult Females and Fourth Instar Larvae of the Mosquitoes of Florida (</w:t>
      </w:r>
      <w:r w:rsidRPr="004D15BE">
        <w:rPr>
          <w:rFonts w:eastAsia="Times New Roman"/>
          <w:i/>
        </w:rPr>
        <w:t>Diptera, Culicidae</w:t>
      </w:r>
      <w:r>
        <w:rPr>
          <w:rFonts w:eastAsia="Times New Roman"/>
        </w:rPr>
        <w:t>).”</w:t>
      </w:r>
    </w:p>
    <w:p w14:paraId="26A02F3C" w14:textId="61D654C1" w:rsidR="00596D94" w:rsidRPr="00044D30" w:rsidRDefault="00596D94" w:rsidP="00596D94">
      <w:pPr>
        <w:rPr>
          <w:rFonts w:eastAsia="Times New Roman"/>
        </w:rPr>
      </w:pPr>
      <w:r>
        <w:rPr>
          <w:rFonts w:eastAsia="Times New Roman"/>
        </w:rPr>
        <w:t xml:space="preserve">In </w:t>
      </w:r>
      <w:r w:rsidRPr="00827BAF">
        <w:rPr>
          <w:rFonts w:eastAsia="Times New Roman"/>
          <w:i/>
        </w:rPr>
        <w:t>Aedes</w:t>
      </w:r>
      <w:r>
        <w:rPr>
          <w:rFonts w:eastAsia="Times New Roman"/>
        </w:rPr>
        <w:t xml:space="preserve"> spp.: </w:t>
      </w:r>
      <w:r w:rsidR="00F860E2">
        <w:rPr>
          <w:rFonts w:eastAsia="Times New Roman"/>
        </w:rPr>
        <w:t>The p</w:t>
      </w:r>
      <w:r>
        <w:rPr>
          <w:rFonts w:eastAsia="Times New Roman"/>
        </w:rPr>
        <w:t>rob</w:t>
      </w:r>
      <w:r w:rsidR="00044D30">
        <w:rPr>
          <w:rFonts w:eastAsia="Times New Roman"/>
        </w:rPr>
        <w:t>oscis is slightly curved</w:t>
      </w:r>
      <w:r>
        <w:rPr>
          <w:rFonts w:eastAsia="Times New Roman"/>
        </w:rPr>
        <w:t xml:space="preserve">; Maxillary palpus </w:t>
      </w:r>
      <w:r w:rsidR="00F860E2">
        <w:rPr>
          <w:rFonts w:eastAsia="Times New Roman"/>
        </w:rPr>
        <w:t>is</w:t>
      </w:r>
      <w:r>
        <w:rPr>
          <w:rFonts w:eastAsia="Times New Roman"/>
        </w:rPr>
        <w:t xml:space="preserve"> much shorter than proboscis; </w:t>
      </w:r>
      <w:r w:rsidRPr="00044D30">
        <w:rPr>
          <w:rFonts w:eastAsia="Times New Roman"/>
        </w:rPr>
        <w:t>wing sc</w:t>
      </w:r>
      <w:r w:rsidR="00044D30" w:rsidRPr="00044D30">
        <w:rPr>
          <w:rFonts w:eastAsia="Times New Roman"/>
        </w:rPr>
        <w:t>ales are long and narrow</w:t>
      </w:r>
      <w:r w:rsidRPr="00044D30">
        <w:rPr>
          <w:rFonts w:eastAsia="Times New Roman"/>
        </w:rPr>
        <w:t xml:space="preserve">; Pale transverse bands or lateral patches </w:t>
      </w:r>
      <w:r w:rsidR="00044D30" w:rsidRPr="00044D30">
        <w:rPr>
          <w:rFonts w:eastAsia="Times New Roman"/>
        </w:rPr>
        <w:t>basal on abdominal terga</w:t>
      </w:r>
      <w:r w:rsidRPr="00044D30">
        <w:rPr>
          <w:rFonts w:eastAsia="Times New Roman"/>
        </w:rPr>
        <w:t xml:space="preserve">. </w:t>
      </w:r>
    </w:p>
    <w:p w14:paraId="26A02F3D" w14:textId="1BD596FC" w:rsidR="00596D94" w:rsidRPr="00044D30" w:rsidRDefault="00596D94" w:rsidP="00596D94">
      <w:pPr>
        <w:rPr>
          <w:rFonts w:eastAsia="Times New Roman"/>
        </w:rPr>
      </w:pPr>
      <w:r w:rsidRPr="00044D30">
        <w:rPr>
          <w:rFonts w:eastAsia="Times New Roman"/>
        </w:rPr>
        <w:t xml:space="preserve">In </w:t>
      </w:r>
      <w:r w:rsidRPr="00044D30">
        <w:rPr>
          <w:rFonts w:eastAsia="Times New Roman"/>
          <w:i/>
        </w:rPr>
        <w:t>Ae. albopictus</w:t>
      </w:r>
      <w:r w:rsidRPr="00044D30">
        <w:rPr>
          <w:rFonts w:eastAsia="Times New Roman"/>
        </w:rPr>
        <w:t xml:space="preserve">, </w:t>
      </w:r>
      <w:r w:rsidRPr="00044D30">
        <w:rPr>
          <w:rFonts w:eastAsia="Times New Roman"/>
          <w:i/>
        </w:rPr>
        <w:t>Ae. japonicus</w:t>
      </w:r>
      <w:r w:rsidRPr="00044D30">
        <w:rPr>
          <w:rFonts w:eastAsia="Times New Roman"/>
        </w:rPr>
        <w:t xml:space="preserve"> and </w:t>
      </w:r>
      <w:r w:rsidRPr="00044D30">
        <w:rPr>
          <w:rFonts w:eastAsia="Times New Roman"/>
          <w:i/>
        </w:rPr>
        <w:t>Ae. triseriatus</w:t>
      </w:r>
      <w:r w:rsidRPr="00044D30">
        <w:rPr>
          <w:rFonts w:eastAsia="Times New Roman"/>
        </w:rPr>
        <w:t xml:space="preserve">, </w:t>
      </w:r>
      <w:r w:rsidRPr="00044D30">
        <w:rPr>
          <w:rFonts w:eastAsia="Times New Roman"/>
          <w:i/>
        </w:rPr>
        <w:t>Ae. triseriatus</w:t>
      </w:r>
      <w:r w:rsidRPr="00044D30">
        <w:rPr>
          <w:rFonts w:eastAsia="Times New Roman"/>
        </w:rPr>
        <w:t xml:space="preserve"> has </w:t>
      </w:r>
      <w:r w:rsidR="00F860E2" w:rsidRPr="00044D30">
        <w:rPr>
          <w:rFonts w:eastAsia="Times New Roman"/>
        </w:rPr>
        <w:t xml:space="preserve">a </w:t>
      </w:r>
      <w:r w:rsidRPr="00044D30">
        <w:rPr>
          <w:rFonts w:eastAsia="Times New Roman"/>
        </w:rPr>
        <w:t>median, longitudinal stripe of dark brown scales and silver</w:t>
      </w:r>
      <w:r w:rsidR="00786884" w:rsidRPr="00044D30">
        <w:rPr>
          <w:rFonts w:eastAsia="Times New Roman"/>
        </w:rPr>
        <w:t>y</w:t>
      </w:r>
      <w:r w:rsidR="00F860E2" w:rsidRPr="00044D30">
        <w:rPr>
          <w:rFonts w:eastAsia="Times New Roman"/>
        </w:rPr>
        <w:t>-</w:t>
      </w:r>
      <w:r w:rsidR="00786884" w:rsidRPr="00044D30">
        <w:rPr>
          <w:rFonts w:eastAsia="Times New Roman"/>
        </w:rPr>
        <w:t>white scales laterally</w:t>
      </w:r>
      <w:r w:rsidRPr="00044D30">
        <w:rPr>
          <w:rFonts w:eastAsia="Times New Roman"/>
        </w:rPr>
        <w:t>, and no whi</w:t>
      </w:r>
      <w:r w:rsidR="00786884" w:rsidRPr="00044D30">
        <w:rPr>
          <w:rFonts w:eastAsia="Times New Roman"/>
        </w:rPr>
        <w:t>te bands on the hindlegs</w:t>
      </w:r>
      <w:r w:rsidRPr="00044D30">
        <w:rPr>
          <w:rFonts w:eastAsia="Times New Roman"/>
        </w:rPr>
        <w:t xml:space="preserve">. For </w:t>
      </w:r>
      <w:r w:rsidRPr="00044D30">
        <w:rPr>
          <w:rFonts w:eastAsia="Times New Roman"/>
          <w:i/>
        </w:rPr>
        <w:t>Ae. japonicus</w:t>
      </w:r>
      <w:r w:rsidRPr="00044D30">
        <w:rPr>
          <w:rFonts w:eastAsia="Times New Roman"/>
        </w:rPr>
        <w:t xml:space="preserve">, it has </w:t>
      </w:r>
      <w:r w:rsidR="00F860E2" w:rsidRPr="00044D30">
        <w:rPr>
          <w:rFonts w:eastAsia="Times New Roman"/>
        </w:rPr>
        <w:t xml:space="preserve">a </w:t>
      </w:r>
      <w:r w:rsidRPr="00044D30">
        <w:rPr>
          <w:rFonts w:eastAsia="Times New Roman"/>
        </w:rPr>
        <w:t>lyre-shap</w:t>
      </w:r>
      <w:r w:rsidR="00786884" w:rsidRPr="00044D30">
        <w:rPr>
          <w:rFonts w:eastAsia="Times New Roman"/>
        </w:rPr>
        <w:t>ed pattern on the scutum</w:t>
      </w:r>
      <w:r w:rsidRPr="00044D30">
        <w:rPr>
          <w:rFonts w:eastAsia="Times New Roman"/>
        </w:rPr>
        <w:t>, and their 4,5 hind ta</w:t>
      </w:r>
      <w:r w:rsidR="00786884" w:rsidRPr="00044D30">
        <w:rPr>
          <w:rFonts w:eastAsia="Times New Roman"/>
        </w:rPr>
        <w:t>rsomeres are dark-scaled</w:t>
      </w:r>
      <w:r w:rsidRPr="00044D30">
        <w:rPr>
          <w:rFonts w:eastAsia="Times New Roman"/>
        </w:rPr>
        <w:t xml:space="preserve">. For </w:t>
      </w:r>
      <w:r w:rsidRPr="00044D30">
        <w:rPr>
          <w:rFonts w:eastAsia="Times New Roman"/>
          <w:i/>
        </w:rPr>
        <w:t>Ae. albopictus</w:t>
      </w:r>
      <w:r w:rsidRPr="00044D30">
        <w:rPr>
          <w:rFonts w:eastAsia="Times New Roman"/>
        </w:rPr>
        <w:t>, it has the basal white bands on the 4</w:t>
      </w:r>
      <w:r w:rsidRPr="00044D30">
        <w:rPr>
          <w:rFonts w:eastAsia="Times New Roman"/>
          <w:vertAlign w:val="superscript"/>
        </w:rPr>
        <w:t>th</w:t>
      </w:r>
      <w:r w:rsidRPr="00044D30">
        <w:rPr>
          <w:rFonts w:eastAsia="Times New Roman"/>
        </w:rPr>
        <w:t xml:space="preserve"> hind tarsomeres, and entirely white on the 5</w:t>
      </w:r>
      <w:r w:rsidRPr="00044D30">
        <w:rPr>
          <w:rFonts w:eastAsia="Times New Roman"/>
          <w:vertAlign w:val="superscript"/>
        </w:rPr>
        <w:t>th</w:t>
      </w:r>
      <w:r w:rsidR="00786884" w:rsidRPr="00044D30">
        <w:rPr>
          <w:rFonts w:eastAsia="Times New Roman"/>
        </w:rPr>
        <w:t xml:space="preserve"> hind tarsomeres</w:t>
      </w:r>
      <w:r w:rsidRPr="00044D30">
        <w:rPr>
          <w:rFonts w:eastAsia="Times New Roman"/>
        </w:rPr>
        <w:t xml:space="preserve">. </w:t>
      </w:r>
      <w:r w:rsidRPr="00044D30">
        <w:rPr>
          <w:rFonts w:eastAsia="Times New Roman"/>
          <w:i/>
        </w:rPr>
        <w:t>Ae. albopictus</w:t>
      </w:r>
      <w:r w:rsidRPr="00044D30">
        <w:rPr>
          <w:rFonts w:eastAsia="Times New Roman"/>
        </w:rPr>
        <w:t xml:space="preserve"> has only one single narrow </w:t>
      </w:r>
      <w:r w:rsidR="00786884" w:rsidRPr="00044D30">
        <w:rPr>
          <w:rFonts w:eastAsia="Times New Roman"/>
        </w:rPr>
        <w:t>strip</w:t>
      </w:r>
      <w:r w:rsidRPr="00044D30">
        <w:rPr>
          <w:rFonts w:eastAsia="Times New Roman"/>
        </w:rPr>
        <w:t xml:space="preserve"> of wh</w:t>
      </w:r>
      <w:r w:rsidR="00786884" w:rsidRPr="00044D30">
        <w:rPr>
          <w:rFonts w:eastAsia="Times New Roman"/>
        </w:rPr>
        <w:t>ite scales on the scutum</w:t>
      </w:r>
      <w:r w:rsidRPr="00044D30">
        <w:rPr>
          <w:rFonts w:eastAsia="Times New Roman"/>
        </w:rPr>
        <w:t xml:space="preserve">. </w:t>
      </w:r>
      <w:r w:rsidR="00D71DCB">
        <w:rPr>
          <w:rFonts w:eastAsia="Times New Roman"/>
        </w:rPr>
        <w:t xml:space="preserve">Similar as </w:t>
      </w:r>
      <w:r w:rsidR="00D71DCB" w:rsidRPr="00D71DCB">
        <w:rPr>
          <w:rFonts w:eastAsia="Times New Roman"/>
          <w:i/>
          <w:iCs/>
        </w:rPr>
        <w:t>Ae. japonicus</w:t>
      </w:r>
      <w:r w:rsidR="00D71DCB">
        <w:rPr>
          <w:rFonts w:eastAsia="Times New Roman"/>
        </w:rPr>
        <w:t xml:space="preserve">, </w:t>
      </w:r>
      <w:r w:rsidR="00D71DCB" w:rsidRPr="00D71DCB">
        <w:rPr>
          <w:rFonts w:eastAsia="Times New Roman"/>
          <w:i/>
          <w:iCs/>
        </w:rPr>
        <w:t>Ae. aegypti</w:t>
      </w:r>
      <w:r w:rsidR="00D71DCB">
        <w:rPr>
          <w:rFonts w:eastAsia="Times New Roman"/>
        </w:rPr>
        <w:t xml:space="preserve"> also has lyre shaped pattern on the thorax, but his 5</w:t>
      </w:r>
      <w:r w:rsidR="00D71DCB" w:rsidRPr="00D71DCB">
        <w:rPr>
          <w:rFonts w:eastAsia="Times New Roman"/>
          <w:vertAlign w:val="superscript"/>
        </w:rPr>
        <w:t>th</w:t>
      </w:r>
      <w:r w:rsidR="00D71DCB">
        <w:rPr>
          <w:rFonts w:eastAsia="Times New Roman"/>
        </w:rPr>
        <w:t xml:space="preserve"> hind </w:t>
      </w:r>
      <w:proofErr w:type="spellStart"/>
      <w:r w:rsidR="00D71DCB">
        <w:rPr>
          <w:rFonts w:eastAsia="Times New Roman"/>
        </w:rPr>
        <w:t>tarsomers</w:t>
      </w:r>
      <w:proofErr w:type="spellEnd"/>
      <w:r w:rsidR="00D71DCB">
        <w:rPr>
          <w:rFonts w:eastAsia="Times New Roman"/>
        </w:rPr>
        <w:t xml:space="preserve"> is </w:t>
      </w:r>
      <w:proofErr w:type="gramStart"/>
      <w:r w:rsidR="00D71DCB">
        <w:rPr>
          <w:rFonts w:eastAsia="Times New Roman"/>
        </w:rPr>
        <w:t>white-scale</w:t>
      </w:r>
      <w:proofErr w:type="gramEnd"/>
      <w:r w:rsidR="00D71DCB">
        <w:rPr>
          <w:rFonts w:eastAsia="Times New Roman"/>
        </w:rPr>
        <w:t xml:space="preserve">. </w:t>
      </w:r>
    </w:p>
    <w:p w14:paraId="26A02F3E" w14:textId="77777777" w:rsidR="00596D94" w:rsidRDefault="00596D94" w:rsidP="00596D94">
      <w:pPr>
        <w:rPr>
          <w:rFonts w:eastAsia="Times New Roman"/>
        </w:rPr>
      </w:pPr>
      <w:r>
        <w:rPr>
          <w:rFonts w:eastAsia="Times New Roman"/>
        </w:rPr>
        <w:t xml:space="preserve">Weather Data </w:t>
      </w:r>
    </w:p>
    <w:p w14:paraId="2432041F" w14:textId="1DFBED56" w:rsidR="00325017" w:rsidRPr="00325017" w:rsidRDefault="00325017" w:rsidP="003760CF">
      <w:pPr>
        <w:ind w:firstLine="720"/>
        <w:rPr>
          <w:rFonts w:eastAsia="Times New Roman"/>
        </w:rPr>
      </w:pPr>
      <w:r w:rsidRPr="00325017">
        <w:rPr>
          <w:rFonts w:eastAsia="Times New Roman"/>
        </w:rPr>
        <w:t xml:space="preserve">The data on temperature and precipitation of the four collection locations for each month were downloaded from National Centers for Environmental Information (NCEI) website: https://www.ncei.noaa.gov/. The wind speed of the four collection locations for each month was downloaded from the NCEI website and Alabama University. The humidity of the four collection locations for each month was downloaded from </w:t>
      </w:r>
      <w:proofErr w:type="spellStart"/>
      <w:r w:rsidRPr="00325017">
        <w:rPr>
          <w:rFonts w:eastAsia="Times New Roman"/>
        </w:rPr>
        <w:t>timeanddate</w:t>
      </w:r>
      <w:proofErr w:type="spellEnd"/>
      <w:r w:rsidRPr="00325017">
        <w:rPr>
          <w:rFonts w:eastAsia="Times New Roman"/>
        </w:rPr>
        <w:t xml:space="preserve"> weather website: https://www.timeanddate.com/weather/usa. The GIS data of different weather variables including temperature, wind speed, precipitation, and water vapor pressure in southeast America were downloaded from https://www.worldclim.org/data/worldclim21.html. In order to correspond with the weather </w:t>
      </w:r>
      <w:proofErr w:type="gramStart"/>
      <w:r w:rsidRPr="00325017">
        <w:rPr>
          <w:rFonts w:eastAsia="Times New Roman"/>
        </w:rPr>
        <w:t>data</w:t>
      </w:r>
      <w:proofErr w:type="gramEnd"/>
      <w:r w:rsidRPr="00325017">
        <w:rPr>
          <w:rFonts w:eastAsia="Times New Roman"/>
        </w:rPr>
        <w:t xml:space="preserve"> we </w:t>
      </w:r>
      <w:r w:rsidRPr="00325017">
        <w:rPr>
          <w:rFonts w:eastAsia="Times New Roman"/>
        </w:rPr>
        <w:lastRenderedPageBreak/>
        <w:t xml:space="preserve">got from the GIS data, we convert the humidity to water vapor pressure by R package “humidity”, the unit of temperature from </w:t>
      </w:r>
      <w:proofErr w:type="spellStart"/>
      <w:r w:rsidRPr="003760CF">
        <w:rPr>
          <w:rFonts w:eastAsia="Times New Roman"/>
          <w:vertAlign w:val="superscript"/>
        </w:rPr>
        <w:t>o</w:t>
      </w:r>
      <w:r w:rsidRPr="00325017">
        <w:rPr>
          <w:rFonts w:eastAsia="Times New Roman"/>
        </w:rPr>
        <w:t>F</w:t>
      </w:r>
      <w:proofErr w:type="spellEnd"/>
      <w:r w:rsidRPr="00325017">
        <w:rPr>
          <w:rFonts w:eastAsia="Times New Roman"/>
        </w:rPr>
        <w:t xml:space="preserve"> </w:t>
      </w:r>
      <w:proofErr w:type="spellStart"/>
      <w:r w:rsidRPr="00325017">
        <w:rPr>
          <w:rFonts w:eastAsia="Times New Roman"/>
        </w:rPr>
        <w:t>to</w:t>
      </w:r>
      <w:proofErr w:type="spellEnd"/>
      <w:r w:rsidRPr="00325017">
        <w:rPr>
          <w:rFonts w:eastAsia="Times New Roman"/>
        </w:rPr>
        <w:t xml:space="preserve"> </w:t>
      </w:r>
      <w:proofErr w:type="spellStart"/>
      <w:r w:rsidRPr="003760CF">
        <w:rPr>
          <w:rFonts w:eastAsia="Times New Roman"/>
          <w:vertAlign w:val="superscript"/>
        </w:rPr>
        <w:t>o</w:t>
      </w:r>
      <w:r w:rsidRPr="00325017">
        <w:rPr>
          <w:rFonts w:eastAsia="Times New Roman"/>
        </w:rPr>
        <w:t>C</w:t>
      </w:r>
      <w:proofErr w:type="spellEnd"/>
      <w:r w:rsidRPr="00325017">
        <w:rPr>
          <w:rFonts w:eastAsia="Times New Roman"/>
        </w:rPr>
        <w:t>, and the unit of precipitation from inches to millimeters by R package “</w:t>
      </w:r>
      <w:proofErr w:type="spellStart"/>
      <w:r w:rsidRPr="00325017">
        <w:rPr>
          <w:rFonts w:eastAsia="Times New Roman"/>
        </w:rPr>
        <w:t>weathermetrics</w:t>
      </w:r>
      <w:proofErr w:type="spellEnd"/>
      <w:r w:rsidRPr="00325017">
        <w:rPr>
          <w:rFonts w:eastAsia="Times New Roman"/>
        </w:rPr>
        <w:t xml:space="preserve">”. </w:t>
      </w:r>
    </w:p>
    <w:p w14:paraId="2DD4D3B5" w14:textId="77777777" w:rsidR="00325017" w:rsidRPr="00325017" w:rsidRDefault="00325017" w:rsidP="00325017">
      <w:pPr>
        <w:rPr>
          <w:rFonts w:eastAsia="Times New Roman"/>
        </w:rPr>
      </w:pPr>
    </w:p>
    <w:p w14:paraId="290EB69B" w14:textId="6D50488E" w:rsidR="00F63957" w:rsidRDefault="00F63957" w:rsidP="00596D94">
      <w:r>
        <w:rPr>
          <w:rFonts w:hint="eastAsia"/>
        </w:rPr>
        <w:t>M</w:t>
      </w:r>
      <w:r>
        <w:t xml:space="preserve">odeling procedure. </w:t>
      </w:r>
    </w:p>
    <w:p w14:paraId="64512E21" w14:textId="2476A0A1" w:rsidR="00E77FB1" w:rsidRDefault="004E3CA7" w:rsidP="003760CF">
      <w:pPr>
        <w:ind w:firstLine="720"/>
      </w:pPr>
      <w:r w:rsidRPr="004E3CA7">
        <w:t>Random forests are considered one of the most effective computational methods to improve unstable estimates, especially when finding a suitable model is challenging due to problem complexity. Predicting mosquito population dynamics using traditional models that rely on simple formulas to examine simple relationships is difficult. However, random forests are better suited to predicting changes in mosquito populations since they do not rely on any single regression formula but use ensemble learning to increase accuracy compared to regression models. In this study, random forests were employed to predict mosquito population changes based on environmental factors</w:t>
      </w:r>
      <w:r w:rsidR="00E77FB1" w:rsidRPr="00E77FB1">
        <w:t xml:space="preserve">. </w:t>
      </w:r>
    </w:p>
    <w:p w14:paraId="5B25EECA" w14:textId="0FD56622" w:rsidR="00403C53" w:rsidRDefault="004E3CA7" w:rsidP="003760CF">
      <w:pPr>
        <w:ind w:firstLine="720"/>
      </w:pPr>
      <w:r w:rsidRPr="004E3CA7">
        <w:t xml:space="preserve">The mosquito population data was split into two groups: 70% of the data was used for training, and the remaining 30% was used for testing. We generated random forest models using the training data and environmental parameters as independent </w:t>
      </w:r>
      <w:proofErr w:type="gramStart"/>
      <w:r w:rsidRPr="004E3CA7">
        <w:t>variables, and</w:t>
      </w:r>
      <w:proofErr w:type="gramEnd"/>
      <w:r w:rsidRPr="004E3CA7">
        <w:t xml:space="preserve"> assessed the importance of each independent factor based on the increase in mean square errors (</w:t>
      </w:r>
      <w:proofErr w:type="spellStart"/>
      <w:r w:rsidRPr="004E3CA7">
        <w:t>InMSE</w:t>
      </w:r>
      <w:proofErr w:type="spellEnd"/>
      <w:r w:rsidRPr="004E3CA7">
        <w:t xml:space="preserve">). A larger </w:t>
      </w:r>
      <w:proofErr w:type="spellStart"/>
      <w:r w:rsidRPr="004E3CA7">
        <w:t>InMSE</w:t>
      </w:r>
      <w:proofErr w:type="spellEnd"/>
      <w:r w:rsidRPr="004E3CA7">
        <w:t xml:space="preserve"> value indicates a more important factor. We then used the test data to predict mosquito population based on the environmental factors and calculated the R-square value by comparing the predicted and true data. To eliminate selection bias, we repeated the process of selecting train and test data 100 times. For each iteration, we built a random forest model, calculated the R-square value, and the </w:t>
      </w:r>
      <w:proofErr w:type="spellStart"/>
      <w:r w:rsidRPr="004E3CA7">
        <w:t>InMSE</w:t>
      </w:r>
      <w:proofErr w:type="spellEnd"/>
      <w:r w:rsidRPr="004E3CA7">
        <w:t xml:space="preserve"> for each environmental factor. Finally, we determined the mean and standard deviation values to evaluate the random forest model and the importance of each environmental factor</w:t>
      </w:r>
      <w:r w:rsidR="00403C53" w:rsidRPr="00403C53">
        <w:t xml:space="preserve"> </w:t>
      </w:r>
    </w:p>
    <w:p w14:paraId="0950F7EC" w14:textId="78A5073A" w:rsidR="00F829B5" w:rsidRDefault="002842DA" w:rsidP="00596D94">
      <w:r>
        <w:t xml:space="preserve">Heatmap of mosquito prediction in </w:t>
      </w:r>
      <w:r w:rsidR="00D07C5D">
        <w:t>Southeast of America.</w:t>
      </w:r>
    </w:p>
    <w:p w14:paraId="6E1337C6" w14:textId="019F9DD2" w:rsidR="00D07C5D" w:rsidRDefault="00BF3DE6" w:rsidP="003B6B1C">
      <w:pPr>
        <w:ind w:firstLine="720"/>
      </w:pPr>
      <w:proofErr w:type="gramStart"/>
      <w:r w:rsidRPr="00BF3DE6">
        <w:lastRenderedPageBreak/>
        <w:t>Similar to</w:t>
      </w:r>
      <w:proofErr w:type="gramEnd"/>
      <w:r w:rsidRPr="00BF3DE6">
        <w:t xml:space="preserve"> the approach described above, we also built the random forest model 100 times using the environmental factors collected from NOCAA and predicted the mosquito population each time. Using the mean value of the predictions, we generated a heatmap of mosquito populations in the Southeastern United States</w:t>
      </w:r>
      <w:r w:rsidR="00EC30DE" w:rsidRPr="00EC30DE">
        <w:t xml:space="preserve">. </w:t>
      </w:r>
    </w:p>
    <w:p w14:paraId="2E34FAB1" w14:textId="77777777" w:rsidR="00EC7C85" w:rsidRDefault="00EC7C85" w:rsidP="00EC7C85">
      <w:r>
        <w:t>Analysis</w:t>
      </w:r>
    </w:p>
    <w:p w14:paraId="7BC23AFA" w14:textId="46372187" w:rsidR="00EC7C85" w:rsidRPr="00BF3DE6" w:rsidRDefault="00EC7C85" w:rsidP="00BF3DE6">
      <w:pPr>
        <w:ind w:firstLine="720"/>
        <w:rPr>
          <w:rFonts w:eastAsia="Times New Roman"/>
        </w:rPr>
      </w:pPr>
      <w:r>
        <w:rPr>
          <w:rFonts w:eastAsia="Times New Roman"/>
        </w:rPr>
        <w:t>Percentage, mean value, and standard deviation were calculate by R 4.</w:t>
      </w:r>
      <w:proofErr w:type="gramStart"/>
      <w:r>
        <w:rPr>
          <w:rFonts w:eastAsia="Times New Roman"/>
        </w:rPr>
        <w:t>2.2..</w:t>
      </w:r>
      <w:proofErr w:type="gramEnd"/>
      <w:r>
        <w:rPr>
          <w:rFonts w:eastAsia="Times New Roman"/>
        </w:rPr>
        <w:t xml:space="preserve"> Figures were plotted by the software of </w:t>
      </w:r>
      <w:proofErr w:type="spellStart"/>
      <w:r>
        <w:rPr>
          <w:rFonts w:eastAsia="Times New Roman"/>
        </w:rPr>
        <w:t>Graphpad</w:t>
      </w:r>
      <w:proofErr w:type="spellEnd"/>
      <w:r>
        <w:rPr>
          <w:rFonts w:eastAsia="Times New Roman"/>
        </w:rPr>
        <w:t xml:space="preserve"> prism8, and R 4.2.2.</w:t>
      </w:r>
    </w:p>
    <w:p w14:paraId="26A02F42" w14:textId="77777777" w:rsidR="00596D94" w:rsidRDefault="00596D94" w:rsidP="00596D94">
      <w:pPr>
        <w:rPr>
          <w:rFonts w:eastAsia="Times New Roman"/>
        </w:rPr>
      </w:pPr>
      <w:r>
        <w:rPr>
          <w:rFonts w:eastAsia="Times New Roman"/>
        </w:rPr>
        <w:t xml:space="preserve">Result </w:t>
      </w:r>
    </w:p>
    <w:p w14:paraId="26A02F43" w14:textId="7073810A" w:rsidR="00596D94" w:rsidRPr="00EF7C78" w:rsidRDefault="00E40B04" w:rsidP="00596D94">
      <w:proofErr w:type="spellStart"/>
      <w:r w:rsidRPr="00EF7C78">
        <w:t>Survillance</w:t>
      </w:r>
      <w:proofErr w:type="spellEnd"/>
      <w:r w:rsidRPr="00EF7C78">
        <w:t xml:space="preserve"> of mosquito population and species in Alabama</w:t>
      </w:r>
      <w:r w:rsidR="00596D94" w:rsidRPr="00EF7C78">
        <w:t>.</w:t>
      </w:r>
    </w:p>
    <w:p w14:paraId="2CCD5654" w14:textId="7CA892C2" w:rsidR="00A757D2" w:rsidRPr="00BF3DE6" w:rsidRDefault="00596D94" w:rsidP="00BF3DE6">
      <w:pPr>
        <w:ind w:firstLine="720"/>
      </w:pPr>
      <w:r w:rsidRPr="00EF7C78">
        <w:t xml:space="preserve">A total of </w:t>
      </w:r>
      <w:r w:rsidR="00681755" w:rsidRPr="00EF7C78">
        <w:t>49,073</w:t>
      </w:r>
      <w:r w:rsidRPr="00EF7C78">
        <w:t xml:space="preserve"> mosquitoes was collected near six cities during this research: Tuskegee, Tuscaloosa, Birmingham,</w:t>
      </w:r>
      <w:r w:rsidR="005E709B" w:rsidRPr="00EF7C78">
        <w:t xml:space="preserve"> </w:t>
      </w:r>
      <w:r w:rsidRPr="00EF7C78">
        <w:t>Montgomery</w:t>
      </w:r>
      <w:r w:rsidR="00F84CCD" w:rsidRPr="00EF7C78">
        <w:t>,</w:t>
      </w:r>
      <w:r w:rsidR="0089218E" w:rsidRPr="00EF7C78">
        <w:t xml:space="preserve"> Mobile </w:t>
      </w:r>
      <w:proofErr w:type="spellStart"/>
      <w:r w:rsidR="0089218E" w:rsidRPr="00EF7C78">
        <w:t>Hunstville</w:t>
      </w:r>
      <w:proofErr w:type="spellEnd"/>
      <w:r w:rsidR="0089218E" w:rsidRPr="00EF7C78">
        <w:t>, and Dothan</w:t>
      </w:r>
      <w:r w:rsidR="005E3927" w:rsidRPr="00EF7C78">
        <w:t>. Four</w:t>
      </w:r>
      <w:r w:rsidRPr="00EF7C78">
        <w:t xml:space="preserve"> species were identified among the population: </w:t>
      </w:r>
      <w:r w:rsidRPr="00EF7C78">
        <w:rPr>
          <w:i/>
        </w:rPr>
        <w:t>Ae. albopictus</w:t>
      </w:r>
      <w:r w:rsidRPr="00EF7C78">
        <w:t xml:space="preserve">, </w:t>
      </w:r>
      <w:r w:rsidRPr="00EF7C78">
        <w:rPr>
          <w:i/>
        </w:rPr>
        <w:t xml:space="preserve">Ae. </w:t>
      </w:r>
      <w:proofErr w:type="gramStart"/>
      <w:r w:rsidRPr="00EF7C78">
        <w:rPr>
          <w:i/>
        </w:rPr>
        <w:t>japonicus</w:t>
      </w:r>
      <w:r w:rsidRPr="00EF7C78">
        <w:t xml:space="preserve"> </w:t>
      </w:r>
      <w:r w:rsidR="00FB3A48" w:rsidRPr="00EF7C78">
        <w:t>,</w:t>
      </w:r>
      <w:r w:rsidRPr="00EF7C78">
        <w:rPr>
          <w:i/>
        </w:rPr>
        <w:t>Ae</w:t>
      </w:r>
      <w:proofErr w:type="gramEnd"/>
      <w:r w:rsidRPr="00EF7C78">
        <w:rPr>
          <w:i/>
        </w:rPr>
        <w:t>. triseriatus</w:t>
      </w:r>
      <w:r w:rsidR="00FB3A48" w:rsidRPr="00EF7C78">
        <w:rPr>
          <w:i/>
        </w:rPr>
        <w:t xml:space="preserve"> </w:t>
      </w:r>
      <w:r w:rsidR="00FB3A48" w:rsidRPr="00EF7C78">
        <w:rPr>
          <w:iCs/>
        </w:rPr>
        <w:t>and</w:t>
      </w:r>
      <w:r w:rsidR="00FB3A48" w:rsidRPr="00EF7C78">
        <w:rPr>
          <w:i/>
        </w:rPr>
        <w:t xml:space="preserve"> Ae. aegypti</w:t>
      </w:r>
      <w:r w:rsidRPr="00EF7C78">
        <w:t xml:space="preserve">. </w:t>
      </w:r>
      <w:r w:rsidRPr="00EF7C78">
        <w:rPr>
          <w:i/>
        </w:rPr>
        <w:t>Ae. albopictus</w:t>
      </w:r>
      <w:r w:rsidRPr="00EF7C78">
        <w:t xml:space="preserve"> was the primary species in Alabama, accounting for </w:t>
      </w:r>
      <w:r w:rsidR="0089218E" w:rsidRPr="00EF7C78">
        <w:t>7</w:t>
      </w:r>
      <w:r w:rsidR="00FB0472" w:rsidRPr="00EF7C78">
        <w:t>8.91</w:t>
      </w:r>
      <w:r w:rsidRPr="00EF7C78">
        <w:t xml:space="preserve">% of the total mosquito population from the survey, and </w:t>
      </w:r>
      <w:r w:rsidR="00FB0472" w:rsidRPr="00EF7C78">
        <w:t>38,725</w:t>
      </w:r>
      <w:r w:rsidRPr="00EF7C78">
        <w:t xml:space="preserve"> were collected in total. </w:t>
      </w:r>
      <w:r w:rsidR="00D37DDA" w:rsidRPr="00EF7C78">
        <w:rPr>
          <w:i/>
        </w:rPr>
        <w:t>Ae. japonicus</w:t>
      </w:r>
      <w:r w:rsidR="00D37DDA" w:rsidRPr="00EF7C78">
        <w:t xml:space="preserve"> </w:t>
      </w:r>
      <w:r w:rsidRPr="00EF7C78">
        <w:t xml:space="preserve">followed, accounting for </w:t>
      </w:r>
      <w:r w:rsidR="0089218E" w:rsidRPr="00EF7C78">
        <w:t>1</w:t>
      </w:r>
      <w:r w:rsidR="008F2268" w:rsidRPr="00EF7C78">
        <w:t>2.78</w:t>
      </w:r>
      <w:r w:rsidRPr="00EF7C78">
        <w:t xml:space="preserve">% of the total population, and </w:t>
      </w:r>
      <w:r w:rsidR="0089218E" w:rsidRPr="00EF7C78">
        <w:t>6,</w:t>
      </w:r>
      <w:r w:rsidR="008F2268" w:rsidRPr="00EF7C78">
        <w:t xml:space="preserve">270 </w:t>
      </w:r>
      <w:r w:rsidRPr="00EF7C78">
        <w:t xml:space="preserve">were identified in total. </w:t>
      </w:r>
      <w:proofErr w:type="gramStart"/>
      <w:r w:rsidRPr="00EF7C78">
        <w:t xml:space="preserve">Similar </w:t>
      </w:r>
      <w:r w:rsidR="00223727" w:rsidRPr="00EF7C78">
        <w:t>to</w:t>
      </w:r>
      <w:proofErr w:type="gramEnd"/>
      <w:r w:rsidRPr="00EF7C78">
        <w:t xml:space="preserve"> </w:t>
      </w:r>
      <w:r w:rsidRPr="00EF7C78">
        <w:rPr>
          <w:i/>
        </w:rPr>
        <w:t xml:space="preserve">Ae. </w:t>
      </w:r>
      <w:r w:rsidR="00D37DDA" w:rsidRPr="00EF7C78">
        <w:rPr>
          <w:i/>
        </w:rPr>
        <w:t>japonicus</w:t>
      </w:r>
      <w:r w:rsidRPr="00EF7C78">
        <w:t xml:space="preserve">, </w:t>
      </w:r>
      <w:r w:rsidR="00D37DDA" w:rsidRPr="00EF7C78">
        <w:rPr>
          <w:i/>
        </w:rPr>
        <w:t>Ae. triseriatus</w:t>
      </w:r>
      <w:r w:rsidR="00D37DDA" w:rsidRPr="00EF7C78">
        <w:t xml:space="preserve"> </w:t>
      </w:r>
      <w:r w:rsidRPr="00EF7C78">
        <w:t xml:space="preserve">also counted </w:t>
      </w:r>
      <w:r w:rsidR="0089218E" w:rsidRPr="00EF7C78">
        <w:t>8.</w:t>
      </w:r>
      <w:r w:rsidR="008F2268" w:rsidRPr="00EF7C78">
        <w:t>18</w:t>
      </w:r>
      <w:r w:rsidRPr="00EF7C78">
        <w:t xml:space="preserve">% of the total population, and </w:t>
      </w:r>
      <w:r w:rsidR="008F2268" w:rsidRPr="00EF7C78">
        <w:t>4,014</w:t>
      </w:r>
      <w:r w:rsidRPr="00EF7C78">
        <w:t xml:space="preserve"> w</w:t>
      </w:r>
      <w:r w:rsidR="00223727" w:rsidRPr="00EF7C78">
        <w:t>as</w:t>
      </w:r>
      <w:r w:rsidR="005105F1" w:rsidRPr="00EF7C78">
        <w:t xml:space="preserve"> obtained in total. Except the four major </w:t>
      </w:r>
      <w:r w:rsidR="005105F1" w:rsidRPr="00EF7C78">
        <w:rPr>
          <w:i/>
        </w:rPr>
        <w:t>Aedes spp.</w:t>
      </w:r>
      <w:r w:rsidR="005105F1" w:rsidRPr="00EF7C78">
        <w:t xml:space="preserve">, we also found </w:t>
      </w:r>
      <w:r w:rsidR="00C74A71" w:rsidRPr="00EF7C78">
        <w:t xml:space="preserve">64 </w:t>
      </w:r>
      <w:proofErr w:type="spellStart"/>
      <w:proofErr w:type="gramStart"/>
      <w:r w:rsidR="005105F1" w:rsidRPr="00EF7C78">
        <w:rPr>
          <w:i/>
        </w:rPr>
        <w:t>Ae.aegypti</w:t>
      </w:r>
      <w:proofErr w:type="spellEnd"/>
      <w:proofErr w:type="gramEnd"/>
      <w:r w:rsidR="005105F1" w:rsidRPr="00EF7C78">
        <w:t xml:space="preserve"> in the field, accounting for</w:t>
      </w:r>
      <w:r w:rsidR="008F2268" w:rsidRPr="00EF7C78">
        <w:t xml:space="preserve"> </w:t>
      </w:r>
      <w:r w:rsidR="00C74A71" w:rsidRPr="00EF7C78">
        <w:t>0.</w:t>
      </w:r>
      <w:r w:rsidR="008F2268" w:rsidRPr="00EF7C78">
        <w:t>13</w:t>
      </w:r>
      <w:r w:rsidR="005105F1" w:rsidRPr="00EF7C78">
        <w:t>% of the total mosquito population from the survey</w:t>
      </w:r>
      <w:r w:rsidR="00545690" w:rsidRPr="00EF7C78">
        <w:t xml:space="preserve"> (Table 2)</w:t>
      </w:r>
      <w:r w:rsidR="005105F1" w:rsidRPr="00EF7C78">
        <w:t xml:space="preserve">. Among the </w:t>
      </w:r>
      <w:r w:rsidR="0024537B" w:rsidRPr="00EF7C78">
        <w:t xml:space="preserve">64 </w:t>
      </w:r>
      <w:r w:rsidR="005105F1" w:rsidRPr="00EF7C78">
        <w:rPr>
          <w:i/>
        </w:rPr>
        <w:t>Ae. aegypti</w:t>
      </w:r>
      <w:r w:rsidR="005105F1" w:rsidRPr="00EF7C78">
        <w:t xml:space="preserve">, only 1 was found in Tuskegee, </w:t>
      </w:r>
      <w:r w:rsidR="00065973" w:rsidRPr="00EF7C78">
        <w:t>42 were found in Montg</w:t>
      </w:r>
      <w:r w:rsidR="0030747D" w:rsidRPr="00EF7C78">
        <w:t xml:space="preserve">omery. </w:t>
      </w:r>
      <w:r w:rsidR="005105F1" w:rsidRPr="00EF7C78">
        <w:t xml:space="preserve"> </w:t>
      </w:r>
      <w:r w:rsidR="0030747D" w:rsidRPr="00EF7C78">
        <w:t xml:space="preserve">5 </w:t>
      </w:r>
      <w:r w:rsidR="005105F1" w:rsidRPr="00EF7C78">
        <w:t xml:space="preserve">was found in </w:t>
      </w:r>
      <w:r w:rsidR="0030747D" w:rsidRPr="00EF7C78">
        <w:t>Tuscaloosa</w:t>
      </w:r>
      <w:r w:rsidR="00545690" w:rsidRPr="00EF7C78">
        <w:t xml:space="preserve">. </w:t>
      </w:r>
      <w:r w:rsidR="0030747D" w:rsidRPr="00EF7C78">
        <w:t xml:space="preserve">16 were found in </w:t>
      </w:r>
      <w:r w:rsidR="006171F7" w:rsidRPr="00EF7C78">
        <w:t>Birmingham</w:t>
      </w:r>
      <w:r w:rsidR="00545690" w:rsidRPr="00EF7C78">
        <w:t>.</w:t>
      </w:r>
      <w:r w:rsidR="0089218E" w:rsidRPr="00EF7C78">
        <w:t xml:space="preserve"> </w:t>
      </w:r>
      <w:r w:rsidR="00A55A84" w:rsidRPr="00EF7C78">
        <w:t xml:space="preserve">Tuscaloosa was the city with the </w:t>
      </w:r>
      <w:proofErr w:type="spellStart"/>
      <w:r w:rsidR="00A55A84" w:rsidRPr="00EF7C78">
        <w:t>larget</w:t>
      </w:r>
      <w:proofErr w:type="spellEnd"/>
      <w:r w:rsidR="00A55A84" w:rsidRPr="00EF7C78">
        <w:t xml:space="preserve"> mosquito population, followed by Montgomery, </w:t>
      </w:r>
      <w:proofErr w:type="gramStart"/>
      <w:r w:rsidR="00A55A84" w:rsidRPr="00EF7C78">
        <w:t>Tuskegee</w:t>
      </w:r>
      <w:proofErr w:type="gramEnd"/>
      <w:r w:rsidR="00A55A84" w:rsidRPr="00EF7C78">
        <w:t xml:space="preserve"> and Birmingham. </w:t>
      </w:r>
      <w:r w:rsidR="00F70963" w:rsidRPr="00EF7C78">
        <w:t xml:space="preserve">Generally, </w:t>
      </w:r>
      <w:r w:rsidR="00F70963" w:rsidRPr="00EF7C78">
        <w:rPr>
          <w:i/>
          <w:iCs/>
        </w:rPr>
        <w:t>Ae. albopictus</w:t>
      </w:r>
      <w:r w:rsidR="00F70963" w:rsidRPr="00EF7C78">
        <w:t xml:space="preserve"> is outcompete to other two species with 50% </w:t>
      </w:r>
      <w:r w:rsidR="00411A2D" w:rsidRPr="00EF7C78">
        <w:t xml:space="preserve">portion in all the four cities, however, </w:t>
      </w:r>
      <w:r w:rsidR="00E61BCE" w:rsidRPr="00EF7C78">
        <w:t xml:space="preserve">in </w:t>
      </w:r>
      <w:proofErr w:type="spellStart"/>
      <w:r w:rsidR="00E61BCE" w:rsidRPr="00EF7C78">
        <w:t>Tuskgee</w:t>
      </w:r>
      <w:proofErr w:type="spellEnd"/>
      <w:r w:rsidR="00E61BCE" w:rsidRPr="00EF7C78">
        <w:t xml:space="preserve"> and Birmingham, the portion of </w:t>
      </w:r>
      <w:r w:rsidR="00E61BCE" w:rsidRPr="00EF7C78">
        <w:rPr>
          <w:i/>
          <w:iCs/>
        </w:rPr>
        <w:t>Ae. triseriatus</w:t>
      </w:r>
      <w:r w:rsidR="00E61BCE" w:rsidRPr="00EF7C78">
        <w:t xml:space="preserve"> and </w:t>
      </w:r>
      <w:r w:rsidR="00E61BCE" w:rsidRPr="00EF7C78">
        <w:rPr>
          <w:i/>
          <w:iCs/>
        </w:rPr>
        <w:t>Ae. japonicus</w:t>
      </w:r>
      <w:r w:rsidR="00E61BCE" w:rsidRPr="00EF7C78">
        <w:t xml:space="preserve"> is over </w:t>
      </w:r>
      <w:r w:rsidR="00AB309D" w:rsidRPr="00EF7C78">
        <w:t>25% (</w:t>
      </w:r>
      <w:r w:rsidR="001301A4" w:rsidRPr="00EF7C78">
        <w:t xml:space="preserve">16.75% of </w:t>
      </w:r>
      <w:r w:rsidR="001301A4" w:rsidRPr="00EF7C78">
        <w:rPr>
          <w:i/>
          <w:iCs/>
        </w:rPr>
        <w:t>Ae. japonicus</w:t>
      </w:r>
      <w:r w:rsidR="001301A4" w:rsidRPr="00EF7C78">
        <w:t xml:space="preserve"> and 8.20% of </w:t>
      </w:r>
      <w:r w:rsidR="001301A4" w:rsidRPr="00EF7C78">
        <w:rPr>
          <w:i/>
          <w:iCs/>
        </w:rPr>
        <w:t>Ae. triseriatus</w:t>
      </w:r>
      <w:r w:rsidR="001301A4" w:rsidRPr="00EF7C78">
        <w:t xml:space="preserve"> in Birmingham; </w:t>
      </w:r>
      <w:r w:rsidR="00384D30" w:rsidRPr="00EF7C78">
        <w:t xml:space="preserve">32.17% of </w:t>
      </w:r>
      <w:r w:rsidR="00384D30" w:rsidRPr="00EF7C78">
        <w:rPr>
          <w:i/>
          <w:iCs/>
        </w:rPr>
        <w:t>Ae. japonicus</w:t>
      </w:r>
      <w:r w:rsidR="00384D30" w:rsidRPr="00EF7C78">
        <w:t xml:space="preserve"> and 13.24% of </w:t>
      </w:r>
      <w:r w:rsidR="00384D30" w:rsidRPr="00EF7C78">
        <w:rPr>
          <w:i/>
          <w:iCs/>
        </w:rPr>
        <w:t>Ae. triseriatus</w:t>
      </w:r>
      <w:r w:rsidR="00384D30" w:rsidRPr="00EF7C78">
        <w:t xml:space="preserve"> in Tuskegee)</w:t>
      </w:r>
      <w:r w:rsidR="00CC3B8E" w:rsidRPr="00EF7C78">
        <w:t xml:space="preserve">, in contrast, the portion of </w:t>
      </w:r>
      <w:r w:rsidR="00CC3B8E" w:rsidRPr="00EF7C78">
        <w:rPr>
          <w:i/>
          <w:iCs/>
        </w:rPr>
        <w:t>Ae. triseriatus</w:t>
      </w:r>
      <w:r w:rsidR="00CC3B8E" w:rsidRPr="00EF7C78">
        <w:t xml:space="preserve"> and </w:t>
      </w:r>
      <w:r w:rsidR="00CC3B8E" w:rsidRPr="00EF7C78">
        <w:rPr>
          <w:i/>
          <w:iCs/>
        </w:rPr>
        <w:lastRenderedPageBreak/>
        <w:t xml:space="preserve">Ae. </w:t>
      </w:r>
      <w:proofErr w:type="spellStart"/>
      <w:r w:rsidR="00CC3B8E" w:rsidRPr="00EF7C78">
        <w:rPr>
          <w:i/>
          <w:iCs/>
        </w:rPr>
        <w:t>jponicus</w:t>
      </w:r>
      <w:proofErr w:type="spellEnd"/>
      <w:r w:rsidR="00CC3B8E" w:rsidRPr="00EF7C78">
        <w:t xml:space="preserve"> is less </w:t>
      </w:r>
      <w:r w:rsidR="00F70963" w:rsidRPr="00EF7C78">
        <w:t>than 10%</w:t>
      </w:r>
      <w:r w:rsidR="00411A2D" w:rsidRPr="00EF7C78">
        <w:t xml:space="preserve"> (</w:t>
      </w:r>
      <w:r w:rsidR="00783CB9" w:rsidRPr="00EF7C78">
        <w:t xml:space="preserve">1.45% of </w:t>
      </w:r>
      <w:r w:rsidR="00783CB9" w:rsidRPr="00EF7C78">
        <w:rPr>
          <w:i/>
          <w:iCs/>
        </w:rPr>
        <w:t>Ae. japonicus</w:t>
      </w:r>
      <w:r w:rsidR="00783CB9" w:rsidRPr="00EF7C78">
        <w:t xml:space="preserve"> </w:t>
      </w:r>
      <w:r w:rsidR="00774CFB" w:rsidRPr="00EF7C78">
        <w:t xml:space="preserve">and 6.54% of </w:t>
      </w:r>
      <w:r w:rsidR="00774CFB" w:rsidRPr="00EF7C78">
        <w:rPr>
          <w:i/>
          <w:iCs/>
        </w:rPr>
        <w:t>Ae. triseriatus</w:t>
      </w:r>
      <w:r w:rsidR="00774CFB" w:rsidRPr="00EF7C78">
        <w:t xml:space="preserve"> in Tuscaloosa; 0.86% of </w:t>
      </w:r>
      <w:r w:rsidR="00774CFB" w:rsidRPr="00EF7C78">
        <w:rPr>
          <w:i/>
          <w:iCs/>
        </w:rPr>
        <w:t>Ae. japonicus</w:t>
      </w:r>
      <w:r w:rsidR="00774CFB" w:rsidRPr="00EF7C78">
        <w:t xml:space="preserve"> and </w:t>
      </w:r>
      <w:r w:rsidR="00E40B04" w:rsidRPr="00EF7C78">
        <w:t xml:space="preserve">4.39% of </w:t>
      </w:r>
      <w:r w:rsidR="00E40B04" w:rsidRPr="00EF7C78">
        <w:rPr>
          <w:i/>
          <w:iCs/>
        </w:rPr>
        <w:t>Ae. triseriatus</w:t>
      </w:r>
      <w:r w:rsidR="00E40B04" w:rsidRPr="00EF7C78">
        <w:t xml:space="preserve"> in Montgomery).</w:t>
      </w:r>
    </w:p>
    <w:p w14:paraId="124C4EC0" w14:textId="3714E6FB" w:rsidR="009748C0" w:rsidRPr="00EF7C78" w:rsidRDefault="009748C0" w:rsidP="00035C33">
      <w:r w:rsidRPr="00EF7C78">
        <w:t xml:space="preserve">Monitoring the mosquito population changes from 2017 to 2023. </w:t>
      </w:r>
    </w:p>
    <w:p w14:paraId="37EDF6C9" w14:textId="5D0F4D89" w:rsidR="009748C0" w:rsidRDefault="003B6649" w:rsidP="00BF3DE6">
      <w:pPr>
        <w:ind w:firstLine="720"/>
      </w:pPr>
      <w:r w:rsidRPr="00EF7C78">
        <w:t>We</w:t>
      </w:r>
      <w:r w:rsidR="009748C0" w:rsidRPr="00EF7C78">
        <w:t xml:space="preserve"> found that </w:t>
      </w:r>
      <w:r w:rsidR="00790E15" w:rsidRPr="0077161A">
        <w:t xml:space="preserve">August and September were the most abundant months for mosquitoes in Tuskegee, Montgomery, Tuscaloosa, and Birmingham, </w:t>
      </w:r>
      <w:r w:rsidR="006B4067" w:rsidRPr="0077161A">
        <w:t xml:space="preserve">while March and April were the first </w:t>
      </w:r>
      <w:proofErr w:type="gramStart"/>
      <w:r w:rsidR="006B4067" w:rsidRPr="0077161A">
        <w:t>months</w:t>
      </w:r>
      <w:proofErr w:type="gramEnd"/>
      <w:r w:rsidR="006B4067" w:rsidRPr="0077161A">
        <w:t xml:space="preserve"> we found mosquito occurrence and </w:t>
      </w:r>
      <w:r w:rsidR="00F41ACC" w:rsidRPr="0077161A">
        <w:t xml:space="preserve">start to increase. </w:t>
      </w:r>
      <w:proofErr w:type="gramStart"/>
      <w:r w:rsidR="00F41ACC" w:rsidRPr="0077161A">
        <w:t>In order to</w:t>
      </w:r>
      <w:proofErr w:type="gramEnd"/>
      <w:r w:rsidR="00F41ACC" w:rsidRPr="0077161A">
        <w:t xml:space="preserve"> better observation the relationship between </w:t>
      </w:r>
      <w:r w:rsidR="00AA7ADC" w:rsidRPr="0077161A">
        <w:t>mosquito population changes and environmental factors</w:t>
      </w:r>
      <w:r w:rsidR="00AA7ADC">
        <w:t xml:space="preserve"> changes, we summary the mosquito and environmental data with the mean value and standard value of these four </w:t>
      </w:r>
      <w:r w:rsidR="00E33B25">
        <w:t xml:space="preserve">years. Based on this figure, we found that </w:t>
      </w:r>
      <w:r w:rsidR="00791656">
        <w:t xml:space="preserve">mosquito population changes </w:t>
      </w:r>
      <w:proofErr w:type="gramStart"/>
      <w:r w:rsidR="00791656">
        <w:t>is</w:t>
      </w:r>
      <w:proofErr w:type="gramEnd"/>
      <w:r w:rsidR="00791656">
        <w:t xml:space="preserve"> generally increase with the increase of temperature</w:t>
      </w:r>
      <w:r w:rsidR="008122D1">
        <w:t xml:space="preserve">, daylength, and water vapor pressure, and decrease of the wind speed. However, </w:t>
      </w:r>
      <w:proofErr w:type="spellStart"/>
      <w:r w:rsidR="008122D1">
        <w:t>futher</w:t>
      </w:r>
      <w:proofErr w:type="spellEnd"/>
      <w:r w:rsidR="008122D1">
        <w:t xml:space="preserve"> </w:t>
      </w:r>
      <w:r w:rsidR="00B61FFF">
        <w:t xml:space="preserve">analysis is needed for confirmation. </w:t>
      </w:r>
    </w:p>
    <w:p w14:paraId="7C19BD9E" w14:textId="415816B7" w:rsidR="00A65197" w:rsidRDefault="00A65197" w:rsidP="00035C33">
      <w:r w:rsidRPr="00C85D35">
        <w:rPr>
          <w:i/>
          <w:iCs/>
        </w:rPr>
        <w:t>Aedes</w:t>
      </w:r>
      <w:r>
        <w:t xml:space="preserve"> mosquito species dynamics changes from 2017 to 2023. </w:t>
      </w:r>
    </w:p>
    <w:p w14:paraId="3034C72F" w14:textId="53A2391D" w:rsidR="007F74A3" w:rsidRDefault="006D506F" w:rsidP="00596D94">
      <w:r>
        <w:t xml:space="preserve">To investigate the relationship of the three </w:t>
      </w:r>
      <w:r w:rsidRPr="00C85D35">
        <w:rPr>
          <w:i/>
          <w:iCs/>
        </w:rPr>
        <w:t>Aedes</w:t>
      </w:r>
      <w:r>
        <w:t xml:space="preserve"> mosquito we collected, the figure </w:t>
      </w:r>
      <w:r w:rsidR="00E1211A">
        <w:t xml:space="preserve">was plotted based on the portion of each species in each month. </w:t>
      </w:r>
      <w:r w:rsidR="007F74A3">
        <w:t xml:space="preserve">Based on this figure, In Tuskegee and the first three years of Birmingham, </w:t>
      </w:r>
      <w:proofErr w:type="spellStart"/>
      <w:proofErr w:type="gramStart"/>
      <w:r w:rsidR="007F74A3" w:rsidRPr="00644578">
        <w:rPr>
          <w:i/>
          <w:iCs/>
        </w:rPr>
        <w:t>Ae.japonicus</w:t>
      </w:r>
      <w:proofErr w:type="spellEnd"/>
      <w:proofErr w:type="gramEnd"/>
      <w:r w:rsidR="007F74A3" w:rsidRPr="00644578">
        <w:rPr>
          <w:i/>
          <w:iCs/>
        </w:rPr>
        <w:t xml:space="preserve"> </w:t>
      </w:r>
      <w:r w:rsidR="007F74A3">
        <w:t xml:space="preserve">was the first species emerged in April, and become the </w:t>
      </w:r>
      <w:proofErr w:type="spellStart"/>
      <w:r w:rsidR="007F74A3">
        <w:t>predominat</w:t>
      </w:r>
      <w:proofErr w:type="spellEnd"/>
      <w:r w:rsidR="007F74A3">
        <w:t xml:space="preserve"> species until May when </w:t>
      </w:r>
      <w:proofErr w:type="spellStart"/>
      <w:r w:rsidR="007F74A3" w:rsidRPr="00644578">
        <w:rPr>
          <w:i/>
          <w:iCs/>
        </w:rPr>
        <w:t>Ae.albopictus</w:t>
      </w:r>
      <w:proofErr w:type="spellEnd"/>
      <w:r w:rsidR="007F74A3">
        <w:t xml:space="preserve"> outcompete other species. However, in Montgomery and </w:t>
      </w:r>
      <w:proofErr w:type="spellStart"/>
      <w:r w:rsidR="007F74A3">
        <w:t>Tuscalooosa</w:t>
      </w:r>
      <w:proofErr w:type="spellEnd"/>
      <w:r w:rsidR="007F74A3">
        <w:t xml:space="preserve">, </w:t>
      </w:r>
      <w:r w:rsidR="007F74A3" w:rsidRPr="00644578">
        <w:rPr>
          <w:i/>
          <w:iCs/>
        </w:rPr>
        <w:t>Ae. albopictus</w:t>
      </w:r>
      <w:r w:rsidR="007F74A3">
        <w:t xml:space="preserve"> was the first species emerged and the predominant species in the whole year. We found that there is a species shift from </w:t>
      </w:r>
      <w:proofErr w:type="spellStart"/>
      <w:proofErr w:type="gramStart"/>
      <w:r w:rsidR="007F74A3" w:rsidRPr="00644578">
        <w:rPr>
          <w:i/>
          <w:iCs/>
        </w:rPr>
        <w:t>Ae.japonicus</w:t>
      </w:r>
      <w:proofErr w:type="spellEnd"/>
      <w:proofErr w:type="gramEnd"/>
      <w:r w:rsidR="007F74A3">
        <w:t xml:space="preserve"> and </w:t>
      </w:r>
      <w:proofErr w:type="spellStart"/>
      <w:r w:rsidR="007F74A3" w:rsidRPr="00644578">
        <w:rPr>
          <w:i/>
          <w:iCs/>
        </w:rPr>
        <w:t>Ae.teriseriatus</w:t>
      </w:r>
      <w:proofErr w:type="spellEnd"/>
      <w:r w:rsidR="007F74A3">
        <w:t xml:space="preserve"> to </w:t>
      </w:r>
      <w:proofErr w:type="spellStart"/>
      <w:r w:rsidR="007F74A3" w:rsidRPr="00644578">
        <w:rPr>
          <w:i/>
          <w:iCs/>
        </w:rPr>
        <w:t>Ae.albopictus</w:t>
      </w:r>
      <w:proofErr w:type="spellEnd"/>
      <w:r w:rsidR="007F74A3">
        <w:t xml:space="preserve"> in Tuskegee and the first three years of Birmingham which may because the different species have different suitable environment or </w:t>
      </w:r>
      <w:r w:rsidR="007F74A3" w:rsidRPr="00644578">
        <w:rPr>
          <w:i/>
          <w:iCs/>
        </w:rPr>
        <w:t>Ae. albopictus</w:t>
      </w:r>
      <w:r w:rsidR="007F74A3">
        <w:t xml:space="preserve"> can outcompete other species. </w:t>
      </w:r>
    </w:p>
    <w:p w14:paraId="7A9A2AA2" w14:textId="2FA0496D" w:rsidR="007F74A3" w:rsidRDefault="007F74A3" w:rsidP="00596D94">
      <w:r>
        <w:t xml:space="preserve">Random forest modeling of mosquito population changes with environmental factors. </w:t>
      </w:r>
    </w:p>
    <w:p w14:paraId="3F50D4C3" w14:textId="1EE1B428" w:rsidR="00DA41E6" w:rsidRDefault="007F74A3" w:rsidP="00596D94">
      <w:r>
        <w:t xml:space="preserve">We </w:t>
      </w:r>
      <w:proofErr w:type="gramStart"/>
      <w:r>
        <w:t>modelling</w:t>
      </w:r>
      <w:proofErr w:type="gramEnd"/>
      <w:r>
        <w:t xml:space="preserve"> the mosquito population changes with environmental factors through </w:t>
      </w:r>
      <w:r w:rsidR="00D346C6">
        <w:t xml:space="preserve">random forest for 100 times. </w:t>
      </w:r>
      <w:r w:rsidR="00A64925">
        <w:t xml:space="preserve">Among the 100 times, the mean value of R square is </w:t>
      </w:r>
      <w:r w:rsidR="00AE0C6D">
        <w:t xml:space="preserve">0.27 </w:t>
      </w:r>
      <w:r w:rsidR="00A64925">
        <w:t xml:space="preserve">with the standard deviation is </w:t>
      </w:r>
      <w:r w:rsidR="00AE0C6D">
        <w:t>0.13</w:t>
      </w:r>
      <w:r w:rsidR="00A64925">
        <w:t xml:space="preserve">. The </w:t>
      </w:r>
      <w:r w:rsidR="00AE0C6D">
        <w:t xml:space="preserve">MAE </w:t>
      </w:r>
      <w:r w:rsidR="00A64925">
        <w:t xml:space="preserve">is </w:t>
      </w:r>
      <w:r w:rsidR="00AE0C6D">
        <w:t xml:space="preserve">59.43 </w:t>
      </w:r>
      <w:r w:rsidR="00A64925">
        <w:t xml:space="preserve">with the standard deviation is </w:t>
      </w:r>
      <w:r w:rsidR="00D13035">
        <w:t>6.68</w:t>
      </w:r>
      <w:r w:rsidR="00635870">
        <w:t>.</w:t>
      </w:r>
      <w:r w:rsidR="00B2248C">
        <w:t xml:space="preserve"> </w:t>
      </w:r>
      <w:r w:rsidR="00D602B0">
        <w:t xml:space="preserve">The same pipeline was used for the modelling of each species population changes with environmental factors. </w:t>
      </w:r>
      <w:r w:rsidR="008D71A3">
        <w:t xml:space="preserve">For </w:t>
      </w:r>
      <w:r w:rsidR="008D71A3" w:rsidRPr="0077161A">
        <w:rPr>
          <w:i/>
          <w:iCs/>
        </w:rPr>
        <w:t>Ae. albopictus</w:t>
      </w:r>
      <w:r w:rsidR="008D71A3">
        <w:t xml:space="preserve">, the R square is </w:t>
      </w:r>
      <w:r w:rsidR="00D13035">
        <w:t xml:space="preserve">0.21 </w:t>
      </w:r>
      <w:r w:rsidR="008D71A3">
        <w:t>(</w:t>
      </w:r>
      <w:r w:rsidR="00AA79F1">
        <w:t xml:space="preserve">standard </w:t>
      </w:r>
      <w:r w:rsidR="00AA79F1">
        <w:lastRenderedPageBreak/>
        <w:t xml:space="preserve">deviation </w:t>
      </w:r>
      <w:r w:rsidR="00D13035">
        <w:t>0.21</w:t>
      </w:r>
      <w:r w:rsidR="00AA79F1">
        <w:t xml:space="preserve">), the </w:t>
      </w:r>
      <w:r w:rsidR="00D13035">
        <w:t xml:space="preserve">MAE </w:t>
      </w:r>
      <w:r w:rsidR="00AA79F1">
        <w:t xml:space="preserve">is </w:t>
      </w:r>
      <w:r w:rsidR="00D13035">
        <w:t xml:space="preserve">52.80 </w:t>
      </w:r>
      <w:r w:rsidR="00AA79F1">
        <w:t xml:space="preserve">(standard deviation </w:t>
      </w:r>
      <w:r w:rsidR="00D13035">
        <w:t>6.35</w:t>
      </w:r>
      <w:proofErr w:type="gramStart"/>
      <w:r w:rsidR="00AA79F1">
        <w:t>);</w:t>
      </w:r>
      <w:proofErr w:type="gramEnd"/>
      <w:r w:rsidR="00AA79F1">
        <w:t xml:space="preserve"> For </w:t>
      </w:r>
      <w:r w:rsidR="00AA79F1" w:rsidRPr="0077161A">
        <w:rPr>
          <w:i/>
          <w:iCs/>
        </w:rPr>
        <w:t>Ae. japonicus</w:t>
      </w:r>
      <w:r w:rsidR="00AA79F1">
        <w:t xml:space="preserve">, the R square is </w:t>
      </w:r>
      <w:r w:rsidR="00806EDF">
        <w:t xml:space="preserve">0.03 </w:t>
      </w:r>
      <w:r w:rsidR="00AA79F1">
        <w:t xml:space="preserve">(standard deviation </w:t>
      </w:r>
      <w:r w:rsidR="00806EDF">
        <w:t>0.78</w:t>
      </w:r>
      <w:r w:rsidR="00F2125D">
        <w:t xml:space="preserve">), the </w:t>
      </w:r>
      <w:r w:rsidR="00806EDF">
        <w:t xml:space="preserve">MAE </w:t>
      </w:r>
      <w:r w:rsidR="00F2125D">
        <w:t xml:space="preserve">is </w:t>
      </w:r>
      <w:r w:rsidR="00806EDF">
        <w:t>37.</w:t>
      </w:r>
      <w:r w:rsidR="001F1C03">
        <w:t>67</w:t>
      </w:r>
      <w:r w:rsidR="00806EDF">
        <w:t xml:space="preserve"> </w:t>
      </w:r>
      <w:r w:rsidR="00F2125D">
        <w:t xml:space="preserve">(standard deviation </w:t>
      </w:r>
      <w:r w:rsidR="001F1C03">
        <w:t>6.35</w:t>
      </w:r>
      <w:proofErr w:type="gramStart"/>
      <w:r w:rsidR="00F2125D">
        <w:t>);</w:t>
      </w:r>
      <w:proofErr w:type="gramEnd"/>
      <w:r w:rsidR="00F2125D">
        <w:t xml:space="preserve"> for </w:t>
      </w:r>
      <w:r w:rsidR="00F2125D" w:rsidRPr="0077161A">
        <w:rPr>
          <w:i/>
          <w:iCs/>
        </w:rPr>
        <w:t>Ae. triseriatus</w:t>
      </w:r>
      <w:r w:rsidR="00F2125D">
        <w:t xml:space="preserve">, the R square is </w:t>
      </w:r>
      <w:r w:rsidR="001F1C03">
        <w:t xml:space="preserve">0.06 </w:t>
      </w:r>
      <w:r w:rsidR="00F2125D">
        <w:t xml:space="preserve">(standard deviation </w:t>
      </w:r>
      <w:r w:rsidR="001F1C03">
        <w:t>0.25</w:t>
      </w:r>
      <w:r w:rsidR="00F2125D">
        <w:t>)</w:t>
      </w:r>
      <w:r w:rsidR="00AC6404">
        <w:t>, the MAE is 21.43 (standard deviation: 3.14)</w:t>
      </w:r>
    </w:p>
    <w:p w14:paraId="592E62EA" w14:textId="5995F150" w:rsidR="007F74A3" w:rsidRDefault="00DA41E6" w:rsidP="00596D94">
      <w:r>
        <w:t xml:space="preserve">We also evaluate the importance of each environmental factors based on their </w:t>
      </w:r>
      <w:proofErr w:type="spellStart"/>
      <w:r>
        <w:t>InMSE</w:t>
      </w:r>
      <w:proofErr w:type="spellEnd"/>
      <w:r>
        <w:t xml:space="preserve">. </w:t>
      </w:r>
      <w:r w:rsidR="008D1653">
        <w:t>Temperature</w:t>
      </w:r>
      <w:r w:rsidR="00BA6784">
        <w:t xml:space="preserve"> and </w:t>
      </w:r>
      <w:r w:rsidR="00DF0ABF">
        <w:t>water vapor pressure</w:t>
      </w:r>
      <w:r w:rsidR="00BA6784">
        <w:t xml:space="preserve"> are the most importance environmental factors for the whole mosquito population model</w:t>
      </w:r>
      <w:r w:rsidR="005E7DB5">
        <w:t xml:space="preserve"> and </w:t>
      </w:r>
      <w:r w:rsidR="009842B1" w:rsidRPr="00C85D35">
        <w:rPr>
          <w:i/>
          <w:iCs/>
        </w:rPr>
        <w:t>Ae. albopictus</w:t>
      </w:r>
      <w:r w:rsidR="009842B1">
        <w:t xml:space="preserve"> model</w:t>
      </w:r>
      <w:r w:rsidR="00D149B2">
        <w:t>. In contrast,</w:t>
      </w:r>
      <w:r w:rsidR="009842B1">
        <w:t xml:space="preserve"> Temperature and daylength are more important in </w:t>
      </w:r>
      <w:r w:rsidR="009842B1" w:rsidRPr="00C85D35">
        <w:rPr>
          <w:i/>
          <w:iCs/>
        </w:rPr>
        <w:t>Ae. triseriatus</w:t>
      </w:r>
      <w:r w:rsidR="009842B1">
        <w:t xml:space="preserve"> model</w:t>
      </w:r>
      <w:r w:rsidR="00D149B2">
        <w:t xml:space="preserve">, and temperature, daylength and water vapor </w:t>
      </w:r>
      <w:r w:rsidR="00DF0ABF">
        <w:t xml:space="preserve">pressure are all important in </w:t>
      </w:r>
      <w:r w:rsidR="00DF0ABF" w:rsidRPr="00C85D35">
        <w:rPr>
          <w:i/>
          <w:iCs/>
        </w:rPr>
        <w:t>Ae. japonicus</w:t>
      </w:r>
      <w:r w:rsidR="00DF0ABF">
        <w:t xml:space="preserve"> model.</w:t>
      </w:r>
    </w:p>
    <w:p w14:paraId="68576180" w14:textId="1EF3BCA1" w:rsidR="00D07F42" w:rsidRDefault="0081269C" w:rsidP="00596D94">
      <w:r>
        <w:t>Mosquito population prediction in southeast America</w:t>
      </w:r>
    </w:p>
    <w:p w14:paraId="1CDF35C6" w14:textId="77777777" w:rsidR="0077161A" w:rsidRDefault="000178D7" w:rsidP="00596D94">
      <w:pPr>
        <w:rPr>
          <w:color w:val="374151"/>
          <w:shd w:val="clear" w:color="auto" w:fill="F7F7F8"/>
        </w:rPr>
      </w:pPr>
      <w:r w:rsidRPr="0077161A">
        <w:rPr>
          <w:color w:val="374151"/>
          <w:shd w:val="clear" w:color="auto" w:fill="F7F7F8"/>
        </w:rPr>
        <w:t xml:space="preserve">Based on our model, we made predictions about changes in mosquito population in southeast America over the course of one year and generated a heatmap. The heatmap shows a gradual increase in mosquito population from January to June and a corresponding decrease from July to December. Moreover, we observed a general north-to-south trend in mosquito population density, with the southern tip of Florida having the highest density and the north of North Carolina having the lowest. We also created similar heatmaps for each </w:t>
      </w:r>
      <w:r w:rsidRPr="0077161A">
        <w:rPr>
          <w:i/>
          <w:iCs/>
          <w:color w:val="374151"/>
          <w:shd w:val="clear" w:color="auto" w:fill="F7F7F8"/>
        </w:rPr>
        <w:t>Aedes</w:t>
      </w:r>
      <w:r w:rsidRPr="0077161A">
        <w:rPr>
          <w:color w:val="374151"/>
          <w:shd w:val="clear" w:color="auto" w:fill="F7F7F8"/>
        </w:rPr>
        <w:t xml:space="preserve"> species and found that the most abundant months for </w:t>
      </w:r>
      <w:r w:rsidRPr="0077161A">
        <w:rPr>
          <w:i/>
          <w:iCs/>
          <w:color w:val="374151"/>
          <w:shd w:val="clear" w:color="auto" w:fill="F7F7F8"/>
        </w:rPr>
        <w:t>Ae. japonicus</w:t>
      </w:r>
      <w:r w:rsidRPr="0077161A">
        <w:rPr>
          <w:color w:val="374151"/>
          <w:shd w:val="clear" w:color="auto" w:fill="F7F7F8"/>
        </w:rPr>
        <w:t xml:space="preserve"> and </w:t>
      </w:r>
      <w:r w:rsidRPr="0077161A">
        <w:rPr>
          <w:i/>
          <w:iCs/>
          <w:color w:val="374151"/>
          <w:shd w:val="clear" w:color="auto" w:fill="F7F7F8"/>
        </w:rPr>
        <w:t>Ae. triseriatus</w:t>
      </w:r>
      <w:r w:rsidRPr="0077161A">
        <w:rPr>
          <w:color w:val="374151"/>
          <w:shd w:val="clear" w:color="auto" w:fill="F7F7F8"/>
        </w:rPr>
        <w:t xml:space="preserve"> are April, May, and June, while for </w:t>
      </w:r>
      <w:r w:rsidRPr="0077161A">
        <w:rPr>
          <w:i/>
          <w:iCs/>
          <w:color w:val="374151"/>
          <w:shd w:val="clear" w:color="auto" w:fill="F7F7F8"/>
        </w:rPr>
        <w:t>Ae. albopictus</w:t>
      </w:r>
      <w:r w:rsidRPr="0077161A">
        <w:rPr>
          <w:color w:val="374151"/>
          <w:shd w:val="clear" w:color="auto" w:fill="F7F7F8"/>
        </w:rPr>
        <w:t xml:space="preserve">, the most abundant months are July and August. These results are consistent with our surveillance data, which indicates that the peak population of </w:t>
      </w:r>
      <w:r w:rsidRPr="0077161A">
        <w:rPr>
          <w:i/>
          <w:iCs/>
          <w:color w:val="374151"/>
          <w:shd w:val="clear" w:color="auto" w:fill="F7F7F8"/>
        </w:rPr>
        <w:t>Ae. triseriatus</w:t>
      </w:r>
      <w:r w:rsidRPr="0077161A">
        <w:rPr>
          <w:color w:val="374151"/>
          <w:shd w:val="clear" w:color="auto" w:fill="F7F7F8"/>
        </w:rPr>
        <w:t xml:space="preserve"> and </w:t>
      </w:r>
      <w:r w:rsidRPr="0077161A">
        <w:rPr>
          <w:i/>
          <w:iCs/>
          <w:color w:val="374151"/>
          <w:shd w:val="clear" w:color="auto" w:fill="F7F7F8"/>
        </w:rPr>
        <w:t>Ae. japonicus</w:t>
      </w:r>
      <w:r w:rsidRPr="0077161A">
        <w:rPr>
          <w:color w:val="374151"/>
          <w:shd w:val="clear" w:color="auto" w:fill="F7F7F8"/>
        </w:rPr>
        <w:t xml:space="preserve"> occurs earlier than that of </w:t>
      </w:r>
      <w:r w:rsidRPr="0077161A">
        <w:rPr>
          <w:i/>
          <w:iCs/>
          <w:color w:val="374151"/>
          <w:shd w:val="clear" w:color="auto" w:fill="F7F7F8"/>
        </w:rPr>
        <w:t>Ae. albopictus</w:t>
      </w:r>
      <w:r w:rsidRPr="0077161A">
        <w:rPr>
          <w:color w:val="374151"/>
          <w:shd w:val="clear" w:color="auto" w:fill="F7F7F8"/>
        </w:rPr>
        <w:t xml:space="preserve">. Furthermore, the populations of </w:t>
      </w:r>
      <w:r w:rsidRPr="0077161A">
        <w:rPr>
          <w:i/>
          <w:iCs/>
          <w:color w:val="374151"/>
          <w:shd w:val="clear" w:color="auto" w:fill="F7F7F8"/>
        </w:rPr>
        <w:t>Ae. japonicus</w:t>
      </w:r>
      <w:r w:rsidRPr="0077161A">
        <w:rPr>
          <w:color w:val="374151"/>
          <w:shd w:val="clear" w:color="auto" w:fill="F7F7F8"/>
        </w:rPr>
        <w:t xml:space="preserve"> and </w:t>
      </w:r>
      <w:r w:rsidRPr="0077161A">
        <w:rPr>
          <w:i/>
          <w:iCs/>
          <w:color w:val="374151"/>
          <w:shd w:val="clear" w:color="auto" w:fill="F7F7F8"/>
        </w:rPr>
        <w:t>Ae. triseriatus</w:t>
      </w:r>
      <w:r w:rsidRPr="0077161A">
        <w:rPr>
          <w:color w:val="374151"/>
          <w:shd w:val="clear" w:color="auto" w:fill="F7F7F8"/>
        </w:rPr>
        <w:t xml:space="preserve"> are more concentrated in the northeast, where there are fewer people and more forested areas, whereas </w:t>
      </w:r>
      <w:r w:rsidRPr="0077161A">
        <w:rPr>
          <w:i/>
          <w:iCs/>
          <w:color w:val="374151"/>
          <w:shd w:val="clear" w:color="auto" w:fill="F7F7F8"/>
        </w:rPr>
        <w:t>Ae. albopictus</w:t>
      </w:r>
      <w:r w:rsidRPr="0077161A">
        <w:rPr>
          <w:color w:val="374151"/>
          <w:shd w:val="clear" w:color="auto" w:fill="F7F7F8"/>
        </w:rPr>
        <w:t xml:space="preserve"> populations are more prevalent in the southwest, where there are more people and less forested areas.</w:t>
      </w:r>
    </w:p>
    <w:p w14:paraId="26A02F49" w14:textId="265B6FDD" w:rsidR="00596D94" w:rsidRDefault="00596D94" w:rsidP="00596D94">
      <w:pPr>
        <w:rPr>
          <w:rFonts w:eastAsia="Times New Roman"/>
        </w:rPr>
      </w:pPr>
      <w:r>
        <w:rPr>
          <w:rFonts w:eastAsia="Times New Roman"/>
        </w:rPr>
        <w:t>Discussion</w:t>
      </w:r>
    </w:p>
    <w:p w14:paraId="7EEAE63D" w14:textId="665CBB93" w:rsidR="007A15C4" w:rsidRPr="00503AF2" w:rsidRDefault="00D76E5C" w:rsidP="00BF3DE6">
      <w:pPr>
        <w:ind w:firstLine="720"/>
      </w:pPr>
      <w:r w:rsidRPr="0077161A">
        <w:rPr>
          <w:color w:val="374151"/>
          <w:shd w:val="clear" w:color="auto" w:fill="F7F7F8"/>
        </w:rPr>
        <w:t xml:space="preserve">Among the three </w:t>
      </w:r>
      <w:r w:rsidRPr="0077161A">
        <w:rPr>
          <w:i/>
          <w:iCs/>
          <w:color w:val="374151"/>
          <w:shd w:val="clear" w:color="auto" w:fill="F7F7F8"/>
        </w:rPr>
        <w:t>Aedes</w:t>
      </w:r>
      <w:r w:rsidRPr="0077161A">
        <w:rPr>
          <w:color w:val="374151"/>
          <w:shd w:val="clear" w:color="auto" w:fill="F7F7F8"/>
        </w:rPr>
        <w:t xml:space="preserve"> spp. we found in Alabama, </w:t>
      </w:r>
      <w:r w:rsidRPr="0077161A">
        <w:rPr>
          <w:i/>
          <w:iCs/>
          <w:color w:val="374151"/>
          <w:shd w:val="clear" w:color="auto" w:fill="F7F7F8"/>
        </w:rPr>
        <w:t>Ae. albopictus</w:t>
      </w:r>
      <w:r w:rsidRPr="0077161A">
        <w:rPr>
          <w:color w:val="374151"/>
          <w:shd w:val="clear" w:color="auto" w:fill="F7F7F8"/>
        </w:rPr>
        <w:t xml:space="preserve"> was the most prevalent and was trapped in all locations. It was first reported in 1985 in Texas and has now become established in 866 </w:t>
      </w:r>
      <w:r w:rsidRPr="0077161A">
        <w:rPr>
          <w:color w:val="374151"/>
          <w:shd w:val="clear" w:color="auto" w:fill="F7F7F8"/>
        </w:rPr>
        <w:lastRenderedPageBreak/>
        <w:t>counties of 26 states</w:t>
      </w:r>
      <w:r w:rsidR="00786884" w:rsidRPr="00503AF2">
        <w:fldChar w:fldCharType="begin"/>
      </w:r>
      <w:r w:rsidR="005D724C">
        <w:instrText xml:space="preserve"> ADDIN ZOTERO_ITEM CSL_CITATION {"citationID":"UaI1FPnA","properties":{"formattedCitation":"(Lambrechts et al. 2010, Bonizzoni et al. 2013)","plainCitation":"(Lambrechts et al. 2010, Bonizzoni et al. 2013)","noteIndex":0},"citationItems":[{"id":453,"uris":["http://zotero.org/users/5979620/items/RV3T8XCB"],"itemData":{"id":453,"type":"article-journal","abstract":"The dramatic global expansion of Aedes albopictus in the last three decades has increased public health concern because it is a potential vector of numerous arthropod-borne viruses (arboviruses), including the most prevalent arboviral pathogen of humans, dengue virus (DENV). Ae. aegypti is considered the primary DENV vector and has repeatedly been incriminated as a driving force in dengue's worldwide emergence. What remains unresolved is the extent to which Ae. albopictus contributes to DENV transmission and whether an improved understanding of its vector status would enhance dengue surveillance and prevention. To assess the relative public health importance of Ae. albopictus for dengue, we carried out two complementary analyses. We reviewed its role in past dengue epidemics and compared its DENV vector competence with that of Ae. aegypti. Observations from “natural experiments” indicate that, despite seemingly favorable conditions, places where Ae. albopictus predominates over Ae. aegypti have never experienced a typical explosive dengue epidemic with severe cases of the disease. Results from a meta-analysis of experimental laboratory studies reveal that although Ae. albopictus is overall more susceptible to DENV midgut infection, rates of virus dissemination from the midgut to other tissues are significantly lower in Ae. albopictus than in Ae. aegypti. For both indices of vector competence, a few generations of mosquito colonization appear to result in a relative increase of Ae. albopictus susceptibility, which may have been a confounding factor in the literature. Our results lead to the conclusion that Ae. albopictus plays a relatively minor role compared to Ae. aegypti in DENV transmission, at least in part due to differences in host preferences and reduced vector competence. Recent examples of rapid arboviral adaptation to alternative mosquito vectors, however, call for cautious extrapolation of our conclusion. Vector status is a dynamic process that in the future could change in epidemiologically important ways.","container-title":"PLOS Neglected Tropical Diseases","DOI":"10.1371/journal.pntd.0000646","ISSN":"1935-2735","issue":"5","journalAbbreviation":"PLOS Neglected Tropical Diseases","language":"en","page":"e646","source":"PLoS Journals","title":"Consequences of the Expanding Global Distribution of Aedes albopictus for Dengue Virus Transmission","volume":"4","author":[{"family":"Lambrechts","given":"Louis"},{"family":"Scott","given":"Thomas W."},{"family":"Gubler","given":"Duane J."}],"issued":{"date-parts":[["2010",5,25]]}}},{"id":444,"uris":["http://zotero.org/users/5979620/items/L59TYDSD"],"itemData":{"id":444,"type":"article-journal","abstract":"One of the most dynamic events in public health is being mediated by the global spread of the invasive mosquito Aedes albopictus. Its rapid expansion and vectorial capacity for various arboviruses affect an increasingly larger proportion of the world population. Responses to the challenges of controlling this vector are expected to be enhanced by an increased knowledge of its biology, ecology, and vector competence. Details of population genetics and structure will allow following, and possibly predicting, the geographical and temporal dynamics of its expansion, and will inform the practical operations of control programs. Experts are now coming together to describe the history, characterize the present circumstances, and collaborate on future efforts to understand and mitigate this emerging public health threat.","container-title":"Trends in Parasitology","DOI":"10.1016/j.pt.2013.07.003","ISSN":"1471-4922","issue":"9","journalAbbreviation":"Trends in Parasitology","language":"en","page":"460-468","source":"ScienceDirect","title":"The invasive mosquito species Aedes albopictus: current knowledge and future perspectives","title-short":"The invasive mosquito species Aedes albopictus","volume":"29","author":[{"family":"Bonizzoni","given":"Mariangela"},{"family":"Gasperi","given":"Giuliano"},{"family":"Chen","given":"Xioaguang"},{"family":"James","given":"Anthony A."}],"issued":{"date-parts":[["2013",9,1]]}}}],"schema":"https://github.com/citation-style-language/schema/raw/master/csl-citation.json"} </w:instrText>
      </w:r>
      <w:r w:rsidR="00786884" w:rsidRPr="00503AF2">
        <w:fldChar w:fldCharType="separate"/>
      </w:r>
      <w:r w:rsidR="00786884" w:rsidRPr="00503AF2">
        <w:t>(Lambrechts et al. 2010, Bonizzoni et al. 2013)</w:t>
      </w:r>
      <w:r w:rsidR="00786884" w:rsidRPr="00503AF2">
        <w:fldChar w:fldCharType="end"/>
      </w:r>
      <w:r w:rsidR="00596D94" w:rsidRPr="00503AF2">
        <w:t xml:space="preserve">. </w:t>
      </w:r>
      <w:r w:rsidR="001804D0" w:rsidRPr="0077161A">
        <w:rPr>
          <w:color w:val="374151"/>
          <w:shd w:val="clear" w:color="auto" w:fill="F7F7F8"/>
        </w:rPr>
        <w:t xml:space="preserve">In Alabama, </w:t>
      </w:r>
      <w:r w:rsidR="001804D0" w:rsidRPr="0077161A">
        <w:rPr>
          <w:i/>
          <w:iCs/>
          <w:color w:val="374151"/>
          <w:shd w:val="clear" w:color="auto" w:fill="F7F7F8"/>
        </w:rPr>
        <w:t>Ae. albopictus</w:t>
      </w:r>
      <w:r w:rsidR="001804D0" w:rsidRPr="0077161A">
        <w:rPr>
          <w:color w:val="374151"/>
          <w:shd w:val="clear" w:color="auto" w:fill="F7F7F8"/>
        </w:rPr>
        <w:t xml:space="preserve"> was first identified in Mobile in 1987 and quickly replaced </w:t>
      </w:r>
      <w:r w:rsidR="001804D0" w:rsidRPr="0077161A">
        <w:rPr>
          <w:i/>
          <w:iCs/>
          <w:color w:val="374151"/>
          <w:shd w:val="clear" w:color="auto" w:fill="F7F7F8"/>
        </w:rPr>
        <w:t>Ae. aegypti</w:t>
      </w:r>
      <w:r w:rsidR="001804D0" w:rsidRPr="0077161A">
        <w:rPr>
          <w:color w:val="374151"/>
          <w:shd w:val="clear" w:color="auto" w:fill="F7F7F8"/>
        </w:rPr>
        <w:t xml:space="preserve"> to become the dominant mosquito species</w:t>
      </w:r>
      <w:r w:rsidR="00596D94" w:rsidRPr="00503AF2">
        <w:t xml:space="preserve"> </w:t>
      </w:r>
      <w:r w:rsidR="00786884" w:rsidRPr="00503AF2">
        <w:fldChar w:fldCharType="begin"/>
      </w:r>
      <w:r w:rsidR="005D724C">
        <w:instrText xml:space="preserve"> ADDIN ZOTERO_ITEM CSL_CITATION {"citationID":"Ua3xxqow","properties":{"formattedCitation":"(Alto and Juliano 2001, Qualls and Mullen 2006)","plainCitation":"(Alto and Juliano 2001, Qualls and Mullen 2006)","noteIndex":0},"citationItems":[{"id":353,"uris":["http://zotero.org/users/5979620/items/BJUYJMHP"],"itemData":{"id":353,"type":"article-journal","container-title":"Journal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503AF2">
        <w:fldChar w:fldCharType="separate"/>
      </w:r>
      <w:r w:rsidR="00786884" w:rsidRPr="00503AF2">
        <w:t>(Alto and Juliano 2001, Qualls and Mullen 2006)</w:t>
      </w:r>
      <w:r w:rsidR="00786884" w:rsidRPr="00503AF2">
        <w:fldChar w:fldCharType="end"/>
      </w:r>
      <w:r w:rsidR="00596D94" w:rsidRPr="00503AF2">
        <w:t xml:space="preserve">. </w:t>
      </w:r>
      <w:r w:rsidR="00596D94" w:rsidRPr="00503AF2">
        <w:rPr>
          <w:i/>
        </w:rPr>
        <w:t>Ae. triseriatus</w:t>
      </w:r>
      <w:r w:rsidR="00596D94" w:rsidRPr="00503AF2">
        <w:t xml:space="preserve">, which we found in </w:t>
      </w:r>
      <w:r w:rsidR="00876CBA" w:rsidRPr="00503AF2">
        <w:t>all the locations</w:t>
      </w:r>
      <w:r w:rsidR="00596D94" w:rsidRPr="00503AF2">
        <w:t xml:space="preserve"> </w:t>
      </w:r>
      <w:r w:rsidR="001804D0" w:rsidRPr="00503AF2">
        <w:t>,</w:t>
      </w:r>
      <w:r w:rsidR="00596D94" w:rsidRPr="00503AF2">
        <w:t xml:space="preserve">is a native </w:t>
      </w:r>
      <w:r w:rsidR="00596D94" w:rsidRPr="00503AF2">
        <w:rPr>
          <w:i/>
        </w:rPr>
        <w:t>Aedes</w:t>
      </w:r>
      <w:r w:rsidR="00596D94" w:rsidRPr="00503AF2">
        <w:t xml:space="preserve"> species, distributed almost throughout the entire United </w:t>
      </w:r>
      <w:r w:rsidR="00223727" w:rsidRPr="00503AF2">
        <w:t>S</w:t>
      </w:r>
      <w:r w:rsidR="00596D94" w:rsidRPr="00503AF2">
        <w:t xml:space="preserve">tates </w:t>
      </w:r>
      <w:r w:rsidR="00786884" w:rsidRPr="00503AF2">
        <w:fldChar w:fldCharType="begin"/>
      </w:r>
      <w:r w:rsidR="005D724C">
        <w:instrText xml:space="preserve"> ADDIN ZOTERO_ITEM CSL_CITATION {"citationID":"re8a3omU","properties":{"formattedCitation":"(Farajollahi and Price 2013)","plainCitation":"(Farajollahi and Price 2013)","noteIndex":0},"citationItems":[{"id":332,"uris":["http://zotero.org/users/5979620/items/I5HDUN48"],"itemData":{"id":332,"type":"article-journal","abstract":"Mosquitoes are the single most important taxon of arthropods affecting human health globally, and container-inhabiting Aedes are important vectors of arthropod-borne viruses. Desiccation-resistant eggs of container Aedes have facilitated their invasion into new areas, primarily through transportation via the international trade in used tires. The public health threat from an introduced exotic species into a new area is imminent, and proactive measures are needed to identify significant vectors before onset of epidemic disease. In many cases, vector control is the only means to combat exotic diseases. Accurate identification of vectors is crucial to initiate aggressive control measures; however, many vector control personnel are not properly trained to identify introduced species in new geographic areas. We provide updated geographical ranges and a rapid identification guide with detailed larval photographs of the most common container-inhabiting Aedes in North America. Our key includes 5 native species (Aedes atropalpus, Ae. epactius, Ae. hendersoni, Ae. sierrensis, Ae. triseriatus) and 3 invasive species (Ae. aegypti, Ae. albopictus, Ae. japonicus).","container-title":"Journal of the American Mosquito Control Association","DOI":"10.2987/11-6198R.1","ISSN":"8756-971X, 1943-6270","issue":"3","journalAbbreviation":"moco","page":"203-221","source":"bioone.org","title":"A Rapid Identification Guide for Larvae of the Most Common North American Container-Inhabiting Aedes Species of Medical Importance","volume":"29","author":[{"family":"Farajollahi","given":"Ary"},{"family":"Price","given":"Dana C."}],"issued":{"date-parts":[["2013",9]]}}}],"schema":"https://github.com/citation-style-language/schema/raw/master/csl-citation.json"} </w:instrText>
      </w:r>
      <w:r w:rsidR="00786884" w:rsidRPr="00503AF2">
        <w:fldChar w:fldCharType="separate"/>
      </w:r>
      <w:r w:rsidR="00786884" w:rsidRPr="00503AF2">
        <w:t>(Farajollahi and Price 2013)</w:t>
      </w:r>
      <w:r w:rsidR="00786884" w:rsidRPr="00503AF2">
        <w:fldChar w:fldCharType="end"/>
      </w:r>
      <w:r w:rsidR="00596D94" w:rsidRPr="0077161A">
        <w:t>.</w:t>
      </w:r>
      <w:r w:rsidR="00596D94" w:rsidRPr="00503AF2">
        <w:t xml:space="preserve"> As for Alabama states, </w:t>
      </w:r>
      <w:r w:rsidR="00596D94" w:rsidRPr="00503AF2">
        <w:rPr>
          <w:i/>
        </w:rPr>
        <w:t>Ae. triseriatus</w:t>
      </w:r>
      <w:r w:rsidR="00596D94" w:rsidRPr="00503AF2">
        <w:t xml:space="preserve"> can be found in most of the counties </w:t>
      </w:r>
      <w:r w:rsidR="00786884" w:rsidRPr="00503AF2">
        <w:fldChar w:fldCharType="begin"/>
      </w:r>
      <w:r w:rsidR="005D724C">
        <w:instrText xml:space="preserve"> ADDIN ZOTERO_ITEM CSL_CITATION {"citationID":"kHnvhFDn","properties":{"formattedCitation":"(Qualls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503AF2">
        <w:fldChar w:fldCharType="separate"/>
      </w:r>
      <w:r w:rsidR="00786884" w:rsidRPr="00503AF2">
        <w:t>(Qualls and Mullen 2006)</w:t>
      </w:r>
      <w:r w:rsidR="00786884" w:rsidRPr="00503AF2">
        <w:fldChar w:fldCharType="end"/>
      </w:r>
      <w:r w:rsidR="00596D94" w:rsidRPr="00503AF2">
        <w:t xml:space="preserve">. </w:t>
      </w:r>
      <w:r w:rsidR="00596D94" w:rsidRPr="00503AF2">
        <w:rPr>
          <w:i/>
        </w:rPr>
        <w:t>Ae. japonicus</w:t>
      </w:r>
      <w:r w:rsidR="00596D94" w:rsidRPr="00503AF2">
        <w:t xml:space="preserve">, which we found in </w:t>
      </w:r>
      <w:r w:rsidR="003F194D" w:rsidRPr="00503AF2">
        <w:t>all the locations</w:t>
      </w:r>
      <w:r w:rsidR="00596D94" w:rsidRPr="00503AF2">
        <w:t xml:space="preserve">, was introduced into </w:t>
      </w:r>
      <w:r w:rsidR="00223727" w:rsidRPr="00503AF2">
        <w:t xml:space="preserve">the </w:t>
      </w:r>
      <w:r w:rsidR="00596D94" w:rsidRPr="00503AF2">
        <w:t xml:space="preserve">northeastern United States in used tires in 1998 </w:t>
      </w:r>
      <w:r w:rsidR="00786884" w:rsidRPr="00503AF2">
        <w:fldChar w:fldCharType="begin"/>
      </w:r>
      <w:r w:rsidR="005D724C">
        <w:instrText xml:space="preserve"> ADDIN ZOTERO_ITEM CSL_CITATION {"citationID":"jZ1bHPBH","properties":{"formattedCitation":"(Peyton et al. 1999)","plainCitation":"(Peyton et al. 1999)","noteIndex":0},"citationItems":[{"id":318,"uris":["http://zotero.org/users/5979620/items/6YLCPWJN"],"itemData":{"id":318,"type":"report","abstract":"Aedes (Finlaya) japonicus japonicus is recorded for the 1st time in the United States. Four adult females were collected in light traps at 2 sites in New York and one site in New Jersey during the months of August and September 1998. Notes on bionomics are provided. Illustrations of the adult female, male, and larva are included.","language":"en","publisher":"WALTER REED BIOSYSTEMATICS UNIT WASHINGTON DC","source":"apps.dtic.mil","title":"Aedes (Finlaya) Japonicus Japonicus (Theobald), A New Introduction into the United States","URL":"https://apps.dtic.mil/docs/citations/ADA512132","author":[{"family":"Peyton","given":"E. L."},{"family":"Campbell","given":"Scott R."},{"family":"Candeletti","given":"Thomas M."},{"family":"Romanowski","given":"Michael"},{"family":"Crans","given":"Wayne J."}],"accessed":{"date-parts":[["2019",11,25]]},"issued":{"date-parts":[["1999",1]]}}}],"schema":"https://github.com/citation-style-language/schema/raw/master/csl-citation.json"} </w:instrText>
      </w:r>
      <w:r w:rsidR="00786884" w:rsidRPr="00503AF2">
        <w:fldChar w:fldCharType="separate"/>
      </w:r>
      <w:r w:rsidR="00786884" w:rsidRPr="00503AF2">
        <w:t>(Peyton et al. 1999)</w:t>
      </w:r>
      <w:r w:rsidR="00786884" w:rsidRPr="00503AF2">
        <w:fldChar w:fldCharType="end"/>
      </w:r>
      <w:r w:rsidR="00596D94" w:rsidRPr="00503AF2">
        <w:t xml:space="preserve">. </w:t>
      </w:r>
      <w:r w:rsidR="005F21B0" w:rsidRPr="00EF7C78">
        <w:rPr>
          <w:color w:val="374151"/>
          <w:shd w:val="clear" w:color="auto" w:fill="F7F7F8"/>
        </w:rPr>
        <w:t xml:space="preserve">and has since extended its range into Georgia, North Carolina, and West Virginia </w:t>
      </w:r>
      <w:r w:rsidR="00596D94" w:rsidRPr="00503AF2">
        <w:t xml:space="preserve"> </w:t>
      </w:r>
      <w:r w:rsidR="00786884" w:rsidRPr="00503AF2">
        <w:fldChar w:fldCharType="begin"/>
      </w:r>
      <w:r w:rsidR="005D724C">
        <w:instrText xml:space="preserve"> ADDIN ZOTERO_ITEM CSL_CITATION {"citationID":"DXbhbkoI","properties":{"formattedCitation":"(Gray et al. 2005)","plainCitation":"(Gray et al. 2005)","noteIndex":0},"citationItems":[{"id":330,"uris":["http://zotero.org/users/5979620/items/9SLJI76V"],"itemData":{"id":330,"type":"article-journal","abstract":"Although the 1st published record of Ochlerotatus japonicus japonicus in Georgia (Rabun County) occurred in 2004, we report here a 2002 collection and identification in Fulton County, Georgia (metro Atlanta). The finding of Oc. j. japonicus in Fulton County represents the most southern record of this species in the United States to date. Also, subsequent collections in North Carolina and 4 additional counties in northeast Georgia are reported.","container-title":"Journal of the American Mosquito Control Association","DOI":"10.2987/8756-971X(2005)21[144:OJJTIG]2.0.CO;2","ISSN":"8756-971X, 1943-6270","issue":"2","journalAbbreviation":"moco","page":"144-146","source":"bioone.org","title":"OCHLEROTATUS JAPONICUS JAPONICUS (THEOBALD) IN GEORGIA AND NORTH CAROLINA","volume":"21","author":[{"family":"Gray","given":"Elmer W."},{"family":"Harrison","given":"Bruce A."},{"family":"Womack","given":"Michael L."},{"family":"Kerce","given":"Jerry"},{"family":"Neely","given":"C. John"},{"family":"Noblet","given":"Ray"}],"issued":{"date-parts":[["2005",6]]}}}],"schema":"https://github.com/citation-style-language/schema/raw/master/csl-citation.json"} </w:instrText>
      </w:r>
      <w:r w:rsidR="00786884" w:rsidRPr="00503AF2">
        <w:fldChar w:fldCharType="separate"/>
      </w:r>
      <w:r w:rsidR="00786884" w:rsidRPr="00503AF2">
        <w:t>(Gray et al. 2005)</w:t>
      </w:r>
      <w:r w:rsidR="00786884" w:rsidRPr="00503AF2">
        <w:fldChar w:fldCharType="end"/>
      </w:r>
      <w:r w:rsidR="00596D94" w:rsidRPr="00503AF2">
        <w:t xml:space="preserve">, West Virginia </w:t>
      </w:r>
      <w:r w:rsidR="00C82006" w:rsidRPr="0077161A">
        <w:rPr>
          <w:color w:val="374151"/>
          <w:shd w:val="clear" w:color="auto" w:fill="F7F7F8"/>
        </w:rPr>
        <w:t xml:space="preserve">In Alabama, </w:t>
      </w:r>
      <w:r w:rsidR="00C82006" w:rsidRPr="0077161A">
        <w:rPr>
          <w:i/>
          <w:iCs/>
          <w:color w:val="374151"/>
          <w:shd w:val="clear" w:color="auto" w:fill="F7F7F8"/>
        </w:rPr>
        <w:t>Ae. japonicus</w:t>
      </w:r>
      <w:r w:rsidR="00C82006" w:rsidRPr="0077161A">
        <w:rPr>
          <w:color w:val="374151"/>
          <w:shd w:val="clear" w:color="auto" w:fill="F7F7F8"/>
        </w:rPr>
        <w:t xml:space="preserve"> females were first identified in a gravid trap in Jackson County by Kristy Gottfried</w:t>
      </w:r>
      <w:r w:rsidR="00596D94" w:rsidRPr="00503AF2">
        <w:t xml:space="preserve"> </w:t>
      </w:r>
      <w:r w:rsidR="00786884" w:rsidRPr="00503AF2">
        <w:fldChar w:fldCharType="begin"/>
      </w:r>
      <w:r w:rsidR="005D724C">
        <w:instrText xml:space="preserve"> ADDIN ZOTERO_ITEM CSL_CITATION {"citationID":"iMT7aPjo","properties":{"formattedCitation":"(Mullen 2005)","plainCitation":"(Mullen 2005)","noteIndex":0},"citationItems":[{"id":322,"uris":["http://zotero.org/users/5979620/items/DI5B268W"],"itemData":{"id":322,"type":"article-journal","container-title":"Ala. Vector Manage. Soc. Newsl","issue":"2","page":"2","source":"Google Scholar","title":"First report of Ochlerotatus japonicus in Alabama","volume":"15","author":[{"family":"Mullen","given":"G. R."}],"issued":{"date-parts":[["2005"]]}}}],"schema":"https://github.com/citation-style-language/schema/raw/master/csl-citation.json"} </w:instrText>
      </w:r>
      <w:r w:rsidR="00786884" w:rsidRPr="00503AF2">
        <w:fldChar w:fldCharType="separate"/>
      </w:r>
      <w:r w:rsidR="00786884" w:rsidRPr="00503AF2">
        <w:t>(Mullen 2005)</w:t>
      </w:r>
      <w:r w:rsidR="00786884" w:rsidRPr="00503AF2">
        <w:fldChar w:fldCharType="end"/>
      </w:r>
      <w:r w:rsidR="00596D94" w:rsidRPr="00503AF2">
        <w:t xml:space="preserve">. </w:t>
      </w:r>
      <w:r w:rsidR="00C82006" w:rsidRPr="0077161A">
        <w:rPr>
          <w:color w:val="374151"/>
          <w:shd w:val="clear" w:color="auto" w:fill="F7F7F8"/>
        </w:rPr>
        <w:t xml:space="preserve">Our study found a higher proportion of </w:t>
      </w:r>
      <w:r w:rsidR="00C82006" w:rsidRPr="0077161A">
        <w:rPr>
          <w:i/>
          <w:iCs/>
          <w:color w:val="374151"/>
          <w:shd w:val="clear" w:color="auto" w:fill="F7F7F8"/>
        </w:rPr>
        <w:t>Ae. japonicus</w:t>
      </w:r>
      <w:r w:rsidR="00C82006" w:rsidRPr="0077161A">
        <w:rPr>
          <w:color w:val="374151"/>
          <w:shd w:val="clear" w:color="auto" w:fill="F7F7F8"/>
        </w:rPr>
        <w:t xml:space="preserve"> compared to a previous study </w:t>
      </w:r>
      <w:r w:rsidR="00596D94" w:rsidRPr="00503AF2">
        <w:fldChar w:fldCharType="begin"/>
      </w:r>
      <w:r w:rsidR="00596D94" w:rsidRPr="00503AF2">
        <w:instrText xml:space="preserve"> ADDIN EN.CITE &lt;EndNote&gt;&lt;Cite&gt;&lt;Author&gt;Qualls&lt;/Author&gt;&lt;Year&gt;2006&lt;/Year&gt;&lt;RecNum&gt;3195&lt;/RecNum&gt;&lt;DisplayText&gt;(Qualls and Mullen 2006)&lt;/DisplayText&gt;&lt;record&gt;&lt;rec-number&gt;3195&lt;/rec-number&gt;&lt;foreign-keys&gt;&lt;key app="EN" db-id="ta5fefe5u5aee0ev9fkp0fwcva5dxw520a9v"&gt;3195&lt;/key&gt;&lt;/foreign-keys&gt;&lt;ref-type name="Journal Article"&gt;17&lt;/ref-type&gt;&lt;contributors&gt;&lt;authors&gt;&lt;author&gt;Qualls, Whitney A&lt;/author&gt;&lt;author&gt;Mullen, Gary R&lt;/author&gt;&lt;/authors&gt;&lt;/contributors&gt;&lt;titles&gt;&lt;title&gt;Larval survey of tire-breeding mosquitoes in Alabama&lt;/title&gt;&lt;secondary-title&gt;Journal of the American Mosquito Control Association&lt;/secondary-title&gt;&lt;/titles&gt;&lt;periodical&gt;&lt;full-title&gt;Journal of the American Mosquito Control Association&lt;/full-title&gt;&lt;abbr-1&gt;J Am Mosquito Contr&lt;/abbr-1&gt;&lt;/periodical&gt;&lt;pages&gt;601-609&lt;/pages&gt;&lt;volume&gt;22&lt;/volume&gt;&lt;number&gt;4&lt;/number&gt;&lt;dates&gt;&lt;year&gt;2006&lt;/year&gt;&lt;/dates&gt;&lt;isbn&gt;8756-971X&lt;/isbn&gt;&lt;urls&gt;&lt;/urls&gt;&lt;/record&gt;&lt;/Cite&gt;&lt;/EndNote&gt;</w:instrText>
      </w:r>
      <w:r w:rsidR="00596D94" w:rsidRPr="00503AF2">
        <w:fldChar w:fldCharType="separate"/>
      </w:r>
      <w:r w:rsidR="00786884" w:rsidRPr="00503AF2">
        <w:rPr>
          <w:noProof/>
        </w:rPr>
        <w:fldChar w:fldCharType="begin"/>
      </w:r>
      <w:r w:rsidR="005D724C">
        <w:rPr>
          <w:noProof/>
        </w:rPr>
        <w:instrText xml:space="preserve"> ADDIN ZOTERO_ITEM CSL_CITATION {"citationID":"l8PB9Aih","properties":{"formattedCitation":"(Qualls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503AF2">
        <w:rPr>
          <w:noProof/>
        </w:rPr>
        <w:fldChar w:fldCharType="separate"/>
      </w:r>
      <w:r w:rsidR="00786884" w:rsidRPr="00503AF2">
        <w:t>(Qualls and Mullen 2006)</w:t>
      </w:r>
      <w:r w:rsidR="00786884" w:rsidRPr="00503AF2">
        <w:rPr>
          <w:noProof/>
        </w:rPr>
        <w:fldChar w:fldCharType="end"/>
      </w:r>
      <w:r w:rsidR="00596D94" w:rsidRPr="00503AF2">
        <w:fldChar w:fldCharType="end"/>
      </w:r>
      <w:r w:rsidR="00596D94" w:rsidRPr="00503AF2">
        <w:t xml:space="preserve">, </w:t>
      </w:r>
      <w:r w:rsidR="00503AF2" w:rsidRPr="0077161A">
        <w:rPr>
          <w:color w:val="374151"/>
          <w:shd w:val="clear" w:color="auto" w:fill="F7F7F8"/>
        </w:rPr>
        <w:t xml:space="preserve">which supports the hypothesis that </w:t>
      </w:r>
      <w:r w:rsidR="00503AF2" w:rsidRPr="0077161A">
        <w:rPr>
          <w:i/>
          <w:iCs/>
          <w:color w:val="374151"/>
          <w:shd w:val="clear" w:color="auto" w:fill="F7F7F8"/>
        </w:rPr>
        <w:t>Ae. japonicus</w:t>
      </w:r>
      <w:r w:rsidR="00503AF2" w:rsidRPr="0077161A">
        <w:rPr>
          <w:color w:val="374151"/>
          <w:shd w:val="clear" w:color="auto" w:fill="F7F7F8"/>
        </w:rPr>
        <w:t xml:space="preserve"> may be displacing other mosquito species</w:t>
      </w:r>
      <w:r w:rsidR="00596D94" w:rsidRPr="00503AF2">
        <w:t xml:space="preserve"> </w:t>
      </w:r>
      <w:r w:rsidR="00786884" w:rsidRPr="00503AF2">
        <w:fldChar w:fldCharType="begin"/>
      </w:r>
      <w:r w:rsidR="005D724C">
        <w:instrText xml:space="preserve"> ADDIN ZOTERO_ITEM CSL_CITATION {"citationID":"mYlRcPz7","properties":{"formattedCitation":"(Qualls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503AF2">
        <w:fldChar w:fldCharType="separate"/>
      </w:r>
      <w:r w:rsidR="00786884" w:rsidRPr="00503AF2">
        <w:t>(Qualls and Mullen 2006)</w:t>
      </w:r>
      <w:r w:rsidR="00786884" w:rsidRPr="00503AF2">
        <w:fldChar w:fldCharType="end"/>
      </w:r>
      <w:r w:rsidR="00596D94" w:rsidRPr="00503AF2">
        <w:t xml:space="preserve">. </w:t>
      </w:r>
    </w:p>
    <w:p w14:paraId="5AB102DC" w14:textId="6C211F90" w:rsidR="0006306A" w:rsidRDefault="00887D10" w:rsidP="00BF3DE6">
      <w:pPr>
        <w:ind w:firstLine="720"/>
      </w:pPr>
      <w:r w:rsidRPr="00EF7C78">
        <w:rPr>
          <w:color w:val="374151"/>
          <w:shd w:val="clear" w:color="auto" w:fill="F7F7F8"/>
        </w:rPr>
        <w:t xml:space="preserve">In our study, we found that </w:t>
      </w:r>
      <w:r w:rsidRPr="00E05A36">
        <w:rPr>
          <w:i/>
          <w:iCs/>
          <w:color w:val="374151"/>
          <w:shd w:val="clear" w:color="auto" w:fill="F7F7F8"/>
        </w:rPr>
        <w:t>Ae. albopictus</w:t>
      </w:r>
      <w:r w:rsidRPr="00EF7C78">
        <w:rPr>
          <w:color w:val="374151"/>
          <w:shd w:val="clear" w:color="auto" w:fill="F7F7F8"/>
        </w:rPr>
        <w:t xml:space="preserve"> is the most prevalent species and outcompetes other </w:t>
      </w:r>
      <w:r w:rsidRPr="00E05A36">
        <w:rPr>
          <w:i/>
          <w:iCs/>
          <w:color w:val="374151"/>
          <w:shd w:val="clear" w:color="auto" w:fill="F7F7F8"/>
        </w:rPr>
        <w:t>Aedes</w:t>
      </w:r>
      <w:r w:rsidRPr="00EF7C78">
        <w:rPr>
          <w:color w:val="374151"/>
          <w:shd w:val="clear" w:color="auto" w:fill="F7F7F8"/>
        </w:rPr>
        <w:t xml:space="preserve"> species. Previous studies have also reported </w:t>
      </w:r>
      <w:proofErr w:type="gramStart"/>
      <w:r w:rsidRPr="00EF7C78">
        <w:rPr>
          <w:color w:val="374151"/>
          <w:shd w:val="clear" w:color="auto" w:fill="F7F7F8"/>
        </w:rPr>
        <w:t>that</w:t>
      </w:r>
      <w:proofErr w:type="gramEnd"/>
      <w:r w:rsidRPr="00EF7C78">
        <w:rPr>
          <w:color w:val="374151"/>
          <w:shd w:val="clear" w:color="auto" w:fill="F7F7F8"/>
        </w:rPr>
        <w:t xml:space="preserve"> </w:t>
      </w:r>
      <w:r w:rsidRPr="00E05A36">
        <w:rPr>
          <w:i/>
          <w:iCs/>
          <w:color w:val="374151"/>
          <w:shd w:val="clear" w:color="auto" w:fill="F7F7F8"/>
        </w:rPr>
        <w:t>Ae. albopictus</w:t>
      </w:r>
      <w:r w:rsidRPr="00EF7C78">
        <w:rPr>
          <w:color w:val="374151"/>
          <w:shd w:val="clear" w:color="auto" w:fill="F7F7F8"/>
        </w:rPr>
        <w:t xml:space="preserve"> is the dominant species and a super-competitor to native </w:t>
      </w:r>
      <w:r w:rsidRPr="00E05A36">
        <w:rPr>
          <w:i/>
          <w:iCs/>
          <w:color w:val="374151"/>
          <w:shd w:val="clear" w:color="auto" w:fill="F7F7F8"/>
        </w:rPr>
        <w:t>Aedes</w:t>
      </w:r>
      <w:r w:rsidRPr="00EF7C78">
        <w:rPr>
          <w:color w:val="374151"/>
          <w:shd w:val="clear" w:color="auto" w:fill="F7F7F8"/>
        </w:rPr>
        <w:t xml:space="preserve"> </w:t>
      </w:r>
      <w:proofErr w:type="spellStart"/>
      <w:r w:rsidRPr="00EF7C78">
        <w:rPr>
          <w:color w:val="374151"/>
          <w:shd w:val="clear" w:color="auto" w:fill="F7F7F8"/>
        </w:rPr>
        <w:t>spp</w:t>
      </w:r>
      <w:proofErr w:type="spellEnd"/>
      <w:r w:rsidRPr="00EF7C78">
        <w:rPr>
          <w:color w:val="374151"/>
          <w:shd w:val="clear" w:color="auto" w:fill="F7F7F8"/>
        </w:rPr>
        <w:t xml:space="preserve"> in Florida</w:t>
      </w:r>
      <w:r w:rsidR="00E05A36">
        <w:rPr>
          <w:color w:val="374151"/>
          <w:shd w:val="clear" w:color="auto" w:fill="F7F7F8"/>
        </w:rPr>
        <w:t xml:space="preserve"> </w:t>
      </w:r>
      <w:r w:rsidR="0006306A" w:rsidRPr="00A45DDA">
        <w:fldChar w:fldCharType="begin"/>
      </w:r>
      <w:r w:rsidR="00E05A36">
        <w:instrText xml:space="preserve"> ADDIN ZOTERO_ITEM CSL_CITATION {"citationID":"a73YKD7z","properties":{"formattedCitation":"(Lounibos et al. 2001, Juliano et al. 2004)","plainCitation":"(Lounibos et al. 2001, Juliano et al. 2004)","noteIndex":0},"citationItems":[{"id":300,"uris":["http://zotero.org/users/5979620/items/GC9DPSHA"],"itemData":{"id":300,"type":"article-journal","abstract":"The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id":616,"uris":["http://zotero.org/users/5979620/items/IM9YEPXU"],"itemData":{"id":616,"type":"article-journal","abstract":"We tested whether interspecific competition from Aedes albopictus had measurable effects on A. aegypti at the typical numbers of larval mosquitoes found in cemetery vases in south Florida. We also tested whether the effect of interspecific competition from A. albopictus on A. aegypti differed between sites where A. aegypti either persists or went extinct following invasion by A. albopictus. Similar experiments manipulating numbers of A. albopictus in cemetery vases were conducted at three sites of A. aegypti persistence and three sites where A. aegypti was apparently extinct. The experiments were done using numbers of larvae that were determined by observed numbers of larvae for each site, and with resources (leaf detritus) that accumulated in experimental vases placed into each field site. In both the early rainy season (when number of mosquito larvae was low) and the late rainy season (when number of mosquito larvae was high), there was a significant effect of treatment on developmental progress of experimental A. aegypti. In the late rainy season, when numbers of larvae were high, there was also a significant effect of treatment on survivorship of A. aegypti. However, the competition treatment x site type (A. aegypti persists vs extinct) interaction was never significant, indicating that the competitive effect of A. albopictus on A. aegypti did not differ systematically between persistence versus extinction sites. Thus, although competition from A. albopictus is strong under field conditions at all sites, we find no evidence that variation in the impact of interspecific competition is associated with coexistence or exclusion. Interspecific competition among larvae is thus a viable explanation for exclusion or reduction of A. aegypti in south Florida, but variation in the persistence of A. aegypti following invasion does not seem to be primarily a product of variation in the conditions in the aquatic environments of cemetery vases.","container-title":"Oecologia","DOI":"10.1007/s00442-004-1532-4","ISSN":"0029-8549","issue":"4","note":"WOS:000221235800012","page":"583-593","title":"A field test for competitive effects of Aedes albopictus on A-aegypti in South Florida: differences between sites of coexistence and exclusion?","volume":"139","author":[{"family":"Juliano","given":"S. A."},{"family":"Lounibos","given":"L. P."},{"family":"O'Meara","given":"G. F."}],"issued":{"date-parts":[["2004",5]]}}}],"schema":"https://github.com/citation-style-language/schema/raw/master/csl-citation.json"} </w:instrText>
      </w:r>
      <w:r w:rsidR="0006306A" w:rsidRPr="00A45DDA">
        <w:fldChar w:fldCharType="separate"/>
      </w:r>
      <w:r w:rsidR="00E05A36" w:rsidRPr="00E05A36">
        <w:t>(</w:t>
      </w:r>
      <w:proofErr w:type="spellStart"/>
      <w:r w:rsidR="00E05A36" w:rsidRPr="00E05A36">
        <w:t>Lounibos</w:t>
      </w:r>
      <w:proofErr w:type="spellEnd"/>
      <w:r w:rsidR="00E05A36" w:rsidRPr="00E05A36">
        <w:t xml:space="preserve"> et al. 2001, Juliano et al. 2004)</w:t>
      </w:r>
      <w:r w:rsidR="0006306A" w:rsidRPr="00A45DDA">
        <w:fldChar w:fldCharType="end"/>
      </w:r>
      <w:r w:rsidR="00E05A36">
        <w:t>.</w:t>
      </w:r>
      <w:r w:rsidR="00326689" w:rsidRPr="00A45DDA">
        <w:t xml:space="preserve"> </w:t>
      </w:r>
      <w:r w:rsidR="00326689" w:rsidRPr="00EF7C78">
        <w:t xml:space="preserve">Other research has also confirmed the superiority of </w:t>
      </w:r>
      <w:r w:rsidR="00326689" w:rsidRPr="00EF7C78">
        <w:rPr>
          <w:i/>
        </w:rPr>
        <w:t>Ae. albopictus</w:t>
      </w:r>
      <w:r w:rsidR="00326689" w:rsidRPr="00EF7C78">
        <w:t xml:space="preserve"> when in competition with other species </w:t>
      </w:r>
      <w:r w:rsidR="00326689" w:rsidRPr="00A45DDA">
        <w:fldChar w:fldCharType="begin"/>
      </w:r>
      <w:r w:rsidR="005D724C">
        <w:instrText xml:space="preserve"> ADDIN ZOTERO_ITEM CSL_CITATION {"citationID":"T042E7mN","properties":{"formattedCitation":"(Paupy et al. 2009)","plainCitation":"(Paupy et al. 2009)","noteIndex":0},"citationItems":[{"id":258,"uris":["http://zotero.org/users/5979620/items/6UBYUSAA"],"itemData":{"id":258,"type":"article-journal","abstract":"The Asian tiger mosquito, Aedes albopictus (Skuse, 1894), is an invasive species that can be found on all continents. The species, originally considered a secondary vector of viruses such as Dengue viruses, has recently been suggested to play a role in the transmission of Chikungunya virus in several countries bordering the Indian Ocean, Central Africa and Europe. Here we review the current geographic range and the relevant biological traits of A. albopictus in order to explain its rapid spread. We examine and discuss recent changes in its role as a vector, particularly in the transmission of arboviruses, and its importance in the current and future emergence of pathogens. Finally, we report conventional and innovative ways to control A. albopictus.","collection-title":"Forum on Chikungunya","container-title":"Microbes and Infection","DOI":"10.1016/j.micinf.2009.05.005","ISSN":"1286-4579","issue":"14","journalAbbreviation":"Microbes and Infection","language":"en","page":"1177-1185","source":"ScienceDirect","title":"Aedes albopictus, an arbovirus vector: From the darkness to the light","title-short":"Aedes albopictus, an arbovirus vector","volume":"11","author":[{"family":"Paupy","given":"C."},{"family":"Delatte","given":"H."},{"family":"Bagny","given":"L."},{"family":"Corbel","given":"V."},{"family":"Fontenille","given":"D."}],"issued":{"date-parts":[["2009",12,1]]}}}],"schema":"https://github.com/citation-style-language/schema/raw/master/csl-citation.json"} </w:instrText>
      </w:r>
      <w:r w:rsidR="00326689" w:rsidRPr="00A45DDA">
        <w:fldChar w:fldCharType="separate"/>
      </w:r>
      <w:r w:rsidR="00326689" w:rsidRPr="00A45DDA">
        <w:t>(Paupy et al. 2009)</w:t>
      </w:r>
      <w:r w:rsidR="00326689" w:rsidRPr="00A45DDA">
        <w:fldChar w:fldCharType="end"/>
      </w:r>
      <w:r w:rsidR="00326689" w:rsidRPr="00A45DDA">
        <w:t xml:space="preserve">, such as </w:t>
      </w:r>
      <w:r w:rsidR="00326689" w:rsidRPr="00A45DDA">
        <w:rPr>
          <w:i/>
        </w:rPr>
        <w:t>Ae. japonicus</w:t>
      </w:r>
      <w:r w:rsidR="00326689" w:rsidRPr="00A45DDA">
        <w:t xml:space="preserve"> </w:t>
      </w:r>
      <w:r w:rsidR="00326689" w:rsidRPr="00A45DDA">
        <w:fldChar w:fldCharType="begin"/>
      </w:r>
      <w:r w:rsidR="005D724C">
        <w:instrText xml:space="preserve"> ADDIN ZOTERO_ITEM CSL_CITATION {"citationID":"yW7MgJfu","properties":{"formattedCitation":"(Armistead et al. 2008)","plainCitation":"(Armistead et al. 2008)","noteIndex":0},"citationItems":[{"id":342,"uris":["http://zotero.org/users/5979620/items/85IQ44QU"],"itemData":{"id":342,"type":"article-journal","abstract":"Abstract.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P."}],"issued":{"date-parts":[["2008",7,1]]}}}],"schema":"https://github.com/citation-style-language/schema/raw/master/csl-citation.json"} </w:instrText>
      </w:r>
      <w:r w:rsidR="00326689" w:rsidRPr="00A45DDA">
        <w:fldChar w:fldCharType="separate"/>
      </w:r>
      <w:r w:rsidR="00326689" w:rsidRPr="00A45DDA">
        <w:t>(Armistead et al. 2008)</w:t>
      </w:r>
      <w:r w:rsidR="00326689" w:rsidRPr="00A45DDA">
        <w:fldChar w:fldCharType="end"/>
      </w:r>
      <w:r w:rsidR="00326689" w:rsidRPr="00A45DDA">
        <w:t xml:space="preserve">, </w:t>
      </w:r>
      <w:r w:rsidR="00326689" w:rsidRPr="00A45DDA">
        <w:rPr>
          <w:i/>
        </w:rPr>
        <w:t>Ae. triseriatus</w:t>
      </w:r>
      <w:r w:rsidR="00326689" w:rsidRPr="00A45DDA">
        <w:t xml:space="preserve"> </w:t>
      </w:r>
      <w:r w:rsidR="00326689" w:rsidRPr="00A45DDA">
        <w:fldChar w:fldCharType="begin"/>
      </w:r>
      <w:r w:rsidR="005D724C">
        <w:instrText xml:space="preserve"> ADDIN ZOTERO_ITEM CSL_CITATION {"citationID":"4dH6J9OC","properties":{"formattedCitation":"(Novak et al. 1993)","plainCitation":"(Novak et al. 1993)","noteIndex":0},"citationItems":[{"id":320,"uris":["http://zotero.org/users/5979620/items/MV69QNYS"],"itemData":{"id":320,"type":"article-journal","abstract":"Abstract.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A."}],"issued":{"date-parts":[["1993",4,1]]}}}],"schema":"https://github.com/citation-style-language/schema/raw/master/csl-citation.json"} </w:instrText>
      </w:r>
      <w:r w:rsidR="00326689" w:rsidRPr="00A45DDA">
        <w:fldChar w:fldCharType="separate"/>
      </w:r>
      <w:r w:rsidR="00326689" w:rsidRPr="00A45DDA">
        <w:t>(Novak et al. 1993)</w:t>
      </w:r>
      <w:r w:rsidR="00326689" w:rsidRPr="00A45DDA">
        <w:fldChar w:fldCharType="end"/>
      </w:r>
      <w:r w:rsidR="00326689" w:rsidRPr="00A45DDA">
        <w:t xml:space="preserve">, and </w:t>
      </w:r>
      <w:r w:rsidR="00326689" w:rsidRPr="00A45DDA">
        <w:rPr>
          <w:i/>
        </w:rPr>
        <w:t>Ae. aegypti</w:t>
      </w:r>
      <w:r w:rsidR="00326689" w:rsidRPr="00A45DDA">
        <w:t xml:space="preserve"> </w:t>
      </w:r>
      <w:r w:rsidR="00326689" w:rsidRPr="00A45DDA">
        <w:fldChar w:fldCharType="begin"/>
      </w:r>
      <w:r w:rsidR="005D724C">
        <w:instrText xml:space="preserve"> ADDIN ZOTERO_ITEM CSL_CITATION {"citationID":"XTvvGNla","properties":{"formattedCitation":"(Braks et al. 2004)","plainCitation":"(Braks et al. 2004)","noteIndex":0},"citationItems":[{"id":338,"uris":["http://zotero.org/users/5979620/items/VEWT63U7"],"itemData":{"id":338,"type":"article-journal","abstract":"Abstract.  As a result of numerous successful invasions by both Aedes albopictus (Skuse) and Ades aegypti (L.), the current worldwide distributions of these mos","container-title":"Annals of the Entomological Society of America","DOI":"10.1603/0013-8746(2004)097[0130:ICBTIS]2.0.CO;2","ISSN":"0013-8746","issue":"1","journalAbbreviation":"Ann Entomol Soc Am","language":"en","page":"130-139","source":"academic.oup.com","title":"Interspecific Competition Between Two Invasive Species of Container Mosquitoes, Aedes aegypti and Aedes albopictus (Diptera: Culicidae), in Brazil","title-short":"Interspecific Competition Between Two Invasive Species of Container Mosquitoes, Aedes aegypti and Aedes albopictus (Diptera","volume":"97","author":[{"family":"Braks","given":"M. a. H."},{"family":"Honório","given":"N. A."},{"family":"Lounibos","given":"L. P."},{"family":"Lourenço-De-Oliveira","given":"R."},{"family":"Juliano","given":"S. A."}],"issued":{"date-parts":[["2004",1,1]]}}}],"schema":"https://github.com/citation-style-language/schema/raw/master/csl-citation.json"} </w:instrText>
      </w:r>
      <w:r w:rsidR="00326689" w:rsidRPr="00A45DDA">
        <w:fldChar w:fldCharType="separate"/>
      </w:r>
      <w:r w:rsidR="00326689" w:rsidRPr="00A45DDA">
        <w:t>(Braks et al. 2004)</w:t>
      </w:r>
      <w:r w:rsidR="00326689" w:rsidRPr="00A45DDA">
        <w:fldChar w:fldCharType="end"/>
      </w:r>
      <w:r w:rsidR="00326689" w:rsidRPr="00A45DDA">
        <w:t xml:space="preserve">, because of their higher immature survivorship in all conditions </w:t>
      </w:r>
      <w:r w:rsidR="00326689" w:rsidRPr="00A45DDA">
        <w:fldChar w:fldCharType="begin"/>
      </w:r>
      <w:r w:rsidR="005D724C">
        <w:instrText xml:space="preserve"> ADDIN ZOTERO_ITEM CSL_CITATION {"citationID":"9Wsmjmkd","properties":{"formattedCitation":"(Petri\\uc0\\u263{} et al. 2014)","plainCitation":"(Petrić et al. 2014)","noteIndex":0},"citationItems":[{"id":319,"uris":["http://zotero.org/users/5979620/items/7Z8VLHIQ"],"itemData":{"id":319,"type":"article-journal","abstract":"To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Marrama"},{"family":"Schaffner","given":"Francis"}],"issued":{"date-parts":[["2014",4,16]]}}}],"schema":"https://github.com/citation-style-language/schema/raw/master/csl-citation.json"} </w:instrText>
      </w:r>
      <w:r w:rsidR="00326689" w:rsidRPr="00A45DDA">
        <w:fldChar w:fldCharType="separate"/>
      </w:r>
      <w:r w:rsidR="00326689" w:rsidRPr="00A45DDA">
        <w:rPr>
          <w:szCs w:val="24"/>
        </w:rPr>
        <w:t>(Petrić et al. 2014)</w:t>
      </w:r>
      <w:r w:rsidR="00326689" w:rsidRPr="00A45DDA">
        <w:fldChar w:fldCharType="end"/>
      </w:r>
      <w:r w:rsidR="00326689" w:rsidRPr="00A45DDA">
        <w:t xml:space="preserve">, the stronger ability to resist the lack of food </w:t>
      </w:r>
      <w:r w:rsidR="00326689" w:rsidRPr="00A45DDA">
        <w:fldChar w:fldCharType="begin"/>
      </w:r>
      <w:r w:rsidR="005D724C">
        <w:instrText xml:space="preserve"> ADDIN ZOTERO_ITEM CSL_CITATION {"citationID":"V90NynE0","properties":{"formattedCitation":"(Barrera 1996)","plainCitation":"(Barrera 1996)","noteIndex":0},"citationItems":[{"id":340,"uris":["http://zotero.org/users/5979620/items/XQK5UFHE"],"itemData":{"id":340,"type":"article-journal","abstract":"Abstract. 1. Hypotheses about declining populations of container-inhabiting Aedes mosquitoes following the invasion by additional species were tested. 2. The larval competition hypothesis was studied experimentally in pure and mixed cultures of Aedes aegypti (L.), A.albopictus (Skuse) and A.triseriatus (Say). The experiments used decomposing leaf litter in the laboratory, as opposed to most previous research which used non-natural food. 3. Resistance to starvation is introduced as a new measure of larval performance and competitiveness. The hypothesis is that more successful larvae store larger energy reserves and resist the lack of food longer. 4. Contrary to previous research showing better performance of A.aegypti in mixed cultures, A.albopictus developed faster and had greater survival when natural food was used. 5. Resistance to starvation was greater in the better performing species (i.e. A.aegypti with non-natural food and A.albopictus with leaf litter). Oxygen consumption by starved larvae was similar in the three container species, and in the ground-water mosquito, A.taeniorhynchus (Wied.), whose resistance to starvation was comparatively very low.","container-title":"Ecological Entomology","DOI":"10.1111/j.1365-2311.1996.tb01178.x","ISSN":"1365-2311","issue":"2","language":"en","page":"117-127","source":"Wiley Online Library","title":"Competition and resistance to starvation in larvae of container-inhabiting Aedes mosquitoes","volume":"21","author":[{"family":"Barrera","given":"Roberto"}],"issued":{"date-parts":[["1996"]]}}}],"schema":"https://github.com/citation-style-language/schema/raw/master/csl-citation.json"} </w:instrText>
      </w:r>
      <w:r w:rsidR="00326689" w:rsidRPr="00A45DDA">
        <w:fldChar w:fldCharType="separate"/>
      </w:r>
      <w:r w:rsidR="00326689" w:rsidRPr="00A45DDA">
        <w:t>(Barrera 1996)</w:t>
      </w:r>
      <w:r w:rsidR="00326689" w:rsidRPr="00A45DDA">
        <w:fldChar w:fldCharType="end"/>
      </w:r>
      <w:r w:rsidR="00326689" w:rsidRPr="00A45DDA">
        <w:t xml:space="preserve">, positive population growth at higher combined density </w:t>
      </w:r>
      <w:r w:rsidR="00326689" w:rsidRPr="00A45DDA">
        <w:fldChar w:fldCharType="begin"/>
      </w:r>
      <w:r w:rsidR="005D724C">
        <w:instrText xml:space="preserve"> ADDIN ZOTERO_ITEM CSL_CITATION {"citationID":"sGLBZMQX","properties":{"formattedCitation":"(Smith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326689" w:rsidRPr="00A45DDA">
        <w:fldChar w:fldCharType="separate"/>
      </w:r>
      <w:r w:rsidR="00326689" w:rsidRPr="00A45DDA">
        <w:t>(Smith et al. 2004)</w:t>
      </w:r>
      <w:r w:rsidR="00326689" w:rsidRPr="00A45DDA">
        <w:fldChar w:fldCharType="end"/>
      </w:r>
      <w:r w:rsidR="00326689" w:rsidRPr="00A45DDA">
        <w:t xml:space="preserve">, </w:t>
      </w:r>
      <w:r w:rsidR="00A45DDA" w:rsidRPr="00EF7C78">
        <w:rPr>
          <w:color w:val="374151"/>
          <w:shd w:val="clear" w:color="auto" w:fill="F7F7F8"/>
        </w:rPr>
        <w:t>successful survival in the presence of predators, and shorter hatching time</w:t>
      </w:r>
      <w:r w:rsidR="00E05A36">
        <w:rPr>
          <w:color w:val="374151"/>
          <w:shd w:val="clear" w:color="auto" w:fill="F7F7F8"/>
        </w:rPr>
        <w:t xml:space="preserve"> </w:t>
      </w:r>
      <w:r w:rsidR="00326689" w:rsidRPr="00A45DDA">
        <w:fldChar w:fldCharType="begin"/>
      </w:r>
      <w:r w:rsidR="005D724C">
        <w:instrText xml:space="preserve"> ADDIN ZOTERO_ITEM CSL_CITATION {"citationID":"vb4lTRy8","properties":{"formattedCitation":"(Lounibos et al. 2001)","plainCitation":"(Lounibos et al. 2001)","noteIndex":0},"citationItems":[{"id":300,"uris":["http://zotero.org/users/5979620/items/GC9DPSHA"],"itemData":{"id":300,"type":"article-journal","abstract":"The Asian Tiger Mosquito Aedes albopictus arrived in the USA in 1985 in used automobile tires from Japan and became established in Texas. This species has since spread to become the most abundant container-inhabiting mosquito in the southeastern USA, including Florida, where it has reduced the range of another non-indigenous mosquito, Aedes aegypti. To assess the accuracy of predictions that A. albopictus would competitively exclude the native Eastern Treehole Mosquito Aedes triseriatus from tires but not from treeholes (Livdahl and Willey (1991) Science 253: 189–191), we extensively monitored the abundances of mosquito immatures before and after the Asian Tiger invaded these habitats in south Florida. These field data failed to demonstrate exclusion of A. triseriatus from treeholes following the establishment of A. albopictus in this microhabitat in 1991. However, A. albopictus had significantly higher metamorphic success and showed a significant increase in mean crowding on A. triseriatus in treeholes monitored from 1991 to 1999. In urban and suburban sites, A. triseriatus was uncommon in abandoned tires even before the arrival of A. albopictus. In some wooded sites, there is evidence for a decline in numbers of A. triseriatus in used tires and cemetery vases, but the native species has not been excluded from these habitats. Overall, the negative effect of A. albopictus on A. triseriatus has been less severe than that on A. aegypti. Experiments outdoors in surrogate treeholes showed that A. albopictus was more successful than A. triseriatus in survival to emergence in the presence of predatory larvae of the native mosquito Toxorhynchites rutilus when first instar predators encountered both prey species shortly after their hatch. Eggs of A. albopictus also hatched more rapidly than those of A. triseriatus, giving larvae of the invasive species an initial developmental advantage to escape predation. Biological traits that may favor A. albopictus are offset partly by greater treehole occupancy by A. triseriatus and the infrequency of the invasive mosquito species in undisturbed woodlands, which mitigates against displacement of the native mosquito in these habitats.","container-title":"Biological Invasions","DOI":"10.1023/A:1014519919099","ISSN":"1573-1464","issue":"2","journalAbbreviation":"Biological Invasions","language":"en","page":"151-166","source":"Springer Link","title":"Testing Predictions of Displacement of Native Aedes by the Invasive Asian Tiger Mosquito Aedes Albopictus in Florida, USA","volume":"3","author":[{"family":"Lounibos","given":"L.P."},{"family":"O'Meara","given":"G.F."},{"family":"Escher","given":"R.L."},{"family":"Nishimura","given":"N."},{"family":"Cutwa","given":"M."},{"family":"Nelson","given":"T."},{"family":"Campos","given":"R.E."},{"family":"Juliano","given":"S.A."}],"issued":{"date-parts":[["2001",6,1]]}}}],"schema":"https://github.com/citation-style-language/schema/raw/master/csl-citation.json"} </w:instrText>
      </w:r>
      <w:r w:rsidR="00326689" w:rsidRPr="00A45DDA">
        <w:fldChar w:fldCharType="separate"/>
      </w:r>
      <w:r w:rsidR="00326689" w:rsidRPr="00A45DDA">
        <w:t>(Lounibos et al. 2001)</w:t>
      </w:r>
      <w:r w:rsidR="00326689" w:rsidRPr="00A45DDA">
        <w:fldChar w:fldCharType="end"/>
      </w:r>
      <w:r w:rsidR="00326689" w:rsidRPr="00A45DDA">
        <w:t xml:space="preserve">. </w:t>
      </w:r>
    </w:p>
    <w:p w14:paraId="059EED81" w14:textId="18510CEC" w:rsidR="003C4329" w:rsidRPr="002942AA" w:rsidRDefault="00851928" w:rsidP="00BF3DE6">
      <w:pPr>
        <w:ind w:firstLine="720"/>
      </w:pPr>
      <w:r w:rsidRPr="00EF7C78">
        <w:rPr>
          <w:color w:val="374151"/>
          <w:shd w:val="clear" w:color="auto" w:fill="F7F7F8"/>
        </w:rPr>
        <w:t xml:space="preserve">We found </w:t>
      </w:r>
      <w:r w:rsidRPr="00EF7C78">
        <w:rPr>
          <w:i/>
          <w:iCs/>
          <w:color w:val="374151"/>
          <w:shd w:val="clear" w:color="auto" w:fill="F7F7F8"/>
        </w:rPr>
        <w:t>Ae. aegypti</w:t>
      </w:r>
      <w:r w:rsidRPr="00EF7C78">
        <w:rPr>
          <w:color w:val="374151"/>
          <w:shd w:val="clear" w:color="auto" w:fill="F7F7F8"/>
        </w:rPr>
        <w:t xml:space="preserve"> in all surveyed locations, confirming its presence in Alabama. This species was once the dominant mosquito in Alabama but experienced a rapid decline in 2004 and 2005, being replaced by </w:t>
      </w:r>
      <w:r w:rsidRPr="00EF7C78">
        <w:rPr>
          <w:i/>
          <w:iCs/>
          <w:color w:val="374151"/>
          <w:shd w:val="clear" w:color="auto" w:fill="F7F7F8"/>
        </w:rPr>
        <w:t>Ae. albopictus</w:t>
      </w:r>
      <w:r w:rsidRPr="00EF7C78">
        <w:rPr>
          <w:color w:val="374151"/>
          <w:shd w:val="clear" w:color="auto" w:fill="F7F7F8"/>
        </w:rPr>
        <w:t xml:space="preserve"> </w:t>
      </w:r>
      <w:r w:rsidR="00786884" w:rsidRPr="002942AA">
        <w:fldChar w:fldCharType="begin"/>
      </w:r>
      <w:r w:rsidR="005D724C">
        <w:instrText xml:space="preserve"> ADDIN ZOTERO_ITEM CSL_CITATION {"citationID":"oibTlv1w","properties":{"formattedCitation":"(Qualls and Mullen 2006)","plainCitation":"(Qualls and Mullen 2006)","noteIndex":0},"citationItems":[{"id":315,"uris":["http://zotero.org/users/5979620/items/NCW7M6GN"],"itemData":{"id":315,"type":"article-journal","abstract":"A state-wide survey of tire-breeding mosquitoes in Alabama was conducted in 2004 and 2005. Tire sites in all 67 counties in the state of Alabama were sampled for mosquito larvae. A total of 13,022 mosquito larvae, representing 12 species in 7 genera, was collected. The most frequently collected species were Aedes albopictus (70.4%), Culex territans (8.0%), and Ochlerotatus triseriatus (7.1%). The following species were also collected: Cx. restuans (6.0%), Cx. salinarius (2.7%), Orthopodomyia signifera (2.4%), and Cx. quinquefasciatus (1.4%). Ochlerotatus atropalpus, Toxorhynchites rutilus, Anopheles punctipennis, An. quadrimaculatus, and Psorophora columbiae each represented &lt;1.0% of the total larval collections. No Ae. aegypti or Oc. japonicus were collected from tires during this survey. The first known collection of Ps. columbiae breeding in water-filled tires is reported.","container-title":"Journal of the American Mosquito Control Association","DOI":"10.2987/8756-971X(2006)22[601:LSOTMI]2.0.CO;2","ISSN":"8756-971X, 1943-6270","issue":"4","journalAbbreviation":"moco","page":"601-608","source":"bioone.org","title":"LARVAL SURVEY OF TIRE-BREEDING MOSQUITOES IN ALABAMA","volume":"22","author":[{"family":"Qualls","given":"Whitney A."},{"family":"Mullen","given":"Gary R."}],"issued":{"date-parts":[["2006",12]]}}}],"schema":"https://github.com/citation-style-language/schema/raw/master/csl-citation.json"} </w:instrText>
      </w:r>
      <w:r w:rsidR="00786884" w:rsidRPr="002942AA">
        <w:fldChar w:fldCharType="separate"/>
      </w:r>
      <w:r w:rsidR="00786884" w:rsidRPr="002942AA">
        <w:t>(Qualls and Mullen 2006)</w:t>
      </w:r>
      <w:r w:rsidR="00786884" w:rsidRPr="002942AA">
        <w:fldChar w:fldCharType="end"/>
      </w:r>
      <w:r w:rsidR="00CF655C" w:rsidRPr="002942AA">
        <w:t xml:space="preserve"> </w:t>
      </w:r>
      <w:r w:rsidR="0042453C" w:rsidRPr="002942AA">
        <w:t>in Alabama</w:t>
      </w:r>
      <w:r w:rsidR="002942AA">
        <w:t>.</w:t>
      </w:r>
      <w:r w:rsidR="00A534AC" w:rsidRPr="00EF7C78">
        <w:rPr>
          <w:color w:val="374151"/>
          <w:shd w:val="clear" w:color="auto" w:fill="F7F7F8"/>
        </w:rPr>
        <w:t xml:space="preserve"> However, there was a resurgence of </w:t>
      </w:r>
      <w:r w:rsidR="00A534AC" w:rsidRPr="00EF7C78">
        <w:rPr>
          <w:i/>
          <w:iCs/>
          <w:color w:val="374151"/>
          <w:shd w:val="clear" w:color="auto" w:fill="F7F7F8"/>
        </w:rPr>
        <w:t>Ae. aegypti</w:t>
      </w:r>
      <w:r w:rsidR="00A534AC" w:rsidRPr="00EF7C78">
        <w:rPr>
          <w:color w:val="374151"/>
          <w:shd w:val="clear" w:color="auto" w:fill="F7F7F8"/>
        </w:rPr>
        <w:t xml:space="preserve"> in 2017 in Mobile </w:t>
      </w:r>
      <w:r w:rsidR="00E05A36">
        <w:rPr>
          <w:color w:val="374151"/>
          <w:shd w:val="clear" w:color="auto" w:fill="F7F7F8"/>
        </w:rPr>
        <w:fldChar w:fldCharType="begin"/>
      </w:r>
      <w:r w:rsidR="00E05A36">
        <w:rPr>
          <w:color w:val="374151"/>
          <w:shd w:val="clear" w:color="auto" w:fill="F7F7F8"/>
        </w:rPr>
        <w:instrText xml:space="preserve"> ADDIN ZOTERO_ITEM CSL_CITATION {"citationID":"lMHF4vR4","properties":{"formattedCitation":"(Zohdy et al. 2018)","plainCitation":"(Zohdy et al. 2018)","noteIndex":0},"citationItems":[{"id":145,"uris":["http://zotero.org/users/5979620/items/7S26IRXG"],"itemData":{"id":145,"type":"article-journal","abstract":"With the establishment of Zika virus in the Americas, an accurate understanding of the geographic range of its primary vector, Aedes (Stegomyia) aegypti (L.) (Diptera: Culicidae), is vital to assessing transmission risk. In an article published in June 2016, Hahn and colleagues compiled county-level records in the United States for the presence of Ae. aegypti and Aedes (Stegomyia) albopictus (Skuse) (Diptera: Culicidae) reported between January 1995 and March 2016. Despite ecological suitability for both mosquito species along the Gulf Coast, Ae. aegypti was not reported in Alabama during the time interval, a result consistent with research suggesting that interactions between these two species often result in displacement of Ae. aegypti. Herein, we report the detection of Ae, aegypti populations in Mobile, Alabama, after a 26-yr absence and present findings on human perceptions of Zika virus relevant to transmission. It is unclear whether the specimens (69 out of 1074) represent a recent re-introduction or belong to a previously undetected remnant population. Sequencing of mtDNA from identified Ae. aegypti matched closest to a specimen collected in Kerala, India. A survey of residents in the surveillance area suggests high encounter rates with mosquitoes in and around homes. Despite high self-reported knowledge about Zika virus, the survey revealed gaps in knowledge regarding its transmission cycle and relative degrees of vulnerability to serious illness among segments of the human population. These findings highlight the importance of continued surveillance, vector control, and public-health education in Gulf Coast states, as well as the potential threat of Ae. Aegypti-transmitted pathogens in southern Alabama.","container-title":"Journal of Medical Entomology","DOI":"10.1093/jme/tjy050","ISSN":"0022-2585","issue":"5","journalAbbreviation":"J. Med. Entomol.","language":"English","note":"WOS:000456130900030","page":"1319-1324","source":"Web of Science","title":"Detection of Aedes (Stegomyia) aegypti (Diptera: Culicidae) Populations in Southern Alabama Following a 26-yr Absence and Public Perceptions of the Threat of Zika Virus","title-short":"Detection of Aedes (Stegomyia) aegypti (Diptera","volume":"55","author":[{"family":"Zohdy","given":"Sarah"},{"family":"Morse","given":"Wayde C."},{"family":"Mathias","given":"Derrick"},{"family":"Ashby","given":"Victoria"},{"family":"Lessard","given":"Sarah"}],"issued":{"date-parts":[["2018",9]]}}}],"schema":"https://github.com/citation-style-language/schema/raw/master/csl-citation.json"} </w:instrText>
      </w:r>
      <w:r w:rsidR="00E05A36">
        <w:rPr>
          <w:color w:val="374151"/>
          <w:shd w:val="clear" w:color="auto" w:fill="F7F7F8"/>
        </w:rPr>
        <w:fldChar w:fldCharType="separate"/>
      </w:r>
      <w:r w:rsidR="00E05A36" w:rsidRPr="00E05A36">
        <w:t>(Zohdy et al. 2018)</w:t>
      </w:r>
      <w:r w:rsidR="00E05A36">
        <w:rPr>
          <w:color w:val="374151"/>
          <w:shd w:val="clear" w:color="auto" w:fill="F7F7F8"/>
        </w:rPr>
        <w:fldChar w:fldCharType="end"/>
      </w:r>
      <w:r w:rsidR="00A534AC" w:rsidRPr="00EF7C78">
        <w:rPr>
          <w:color w:val="374151"/>
          <w:shd w:val="clear" w:color="auto" w:fill="F7F7F8"/>
        </w:rPr>
        <w:t>. Similarly, a state-wide survey in Florida reported the re-</w:t>
      </w:r>
      <w:r w:rsidR="00A534AC" w:rsidRPr="00EF7C78">
        <w:rPr>
          <w:color w:val="374151"/>
          <w:shd w:val="clear" w:color="auto" w:fill="F7F7F8"/>
        </w:rPr>
        <w:lastRenderedPageBreak/>
        <w:t xml:space="preserve">detection of </w:t>
      </w:r>
      <w:r w:rsidR="00A534AC" w:rsidRPr="00E05A36">
        <w:rPr>
          <w:i/>
          <w:iCs/>
          <w:color w:val="374151"/>
          <w:shd w:val="clear" w:color="auto" w:fill="F7F7F8"/>
        </w:rPr>
        <w:t>Ae. aegypti</w:t>
      </w:r>
      <w:r w:rsidR="00A534AC" w:rsidRPr="00EF7C78">
        <w:rPr>
          <w:color w:val="374151"/>
          <w:shd w:val="clear" w:color="auto" w:fill="F7F7F8"/>
        </w:rPr>
        <w:t xml:space="preserve"> in areas where it had previously gone undetected. Currently, this species is present in more than half of the state, whereas in 1995, it was only present in less than half</w:t>
      </w:r>
      <w:r w:rsidR="00A534AC" w:rsidRPr="002942AA">
        <w:t xml:space="preserve"> </w:t>
      </w:r>
      <w:r w:rsidR="00E05A36">
        <w:fldChar w:fldCharType="begin"/>
      </w:r>
      <w:r w:rsidR="00E05A36">
        <w:instrText xml:space="preserve"> ADDIN ZOTERO_ITEM CSL_CITATION {"citationID":"9RocsSsI","properties":{"formattedCitation":"(Parker et al. 2019)","plainCitation":"(Parker et al. 2019)","noteIndex":0},"citationItems":[{"id":36060,"uris":["http://zotero.org/users/5979620/items/7FXRDE4M"],"itemData":{"id":36060,"type":"article-journal","abstract":"Aedes aegypti and Aedes albopictus are invasive mosquito species with geographic ranges that have oscillated within Florida since their presence was first documented. Local transmission of dengue, chikungunya, and Zika viruses serves as evidence of the public health importance of these two species. It is important to have detailed knowledge of their distribution to aid in mosquito control efforts and understand the risk of arbovirus transmission to humans. Through a partnership involving the University of Florida Institute of Food and Agricultural Sciences Cooperative Extension Service and the Florida Medical Entomology Laboratory; the Florida Department of Health; and mosquito control agencies throughout Florida, a container mosquito surveillance program involving all life stages was launched in the summer of 2016 to detect the presence of Ae. aegypti and Ae. albopictus. Results from this survey were mapped to provide a picture of the current known distribution of Ae. aegypti and Ae. albopictus in Florida. Aedes aegypti and/or Ae. albopictus were detected in the 56 counties that were part of the survey. Only Aedes albopictus was detected in 26 counties, primarily in the panhandle region of Florida. The results of this work underscore the importance of maintaining container mosquito surveillance in a state where chikungunya, dengue, and Zika viruses are present and where there is continued risk for exotic arbovirus introductions.","container-title":"Journal of Vector Ecology","DOI":"10.1111/jvec.12351","ISSN":"1948-7134","issue":"2","language":"en","note":"_eprint: https://onlinelibrary.wiley.com/doi/pdf/10.1111/jvec.12351","page":"210-215","source":"Wiley Online Library","title":"State-wide survey of Aedes aegypti and Aedes albopictus (Diptera: Culicidae) in Florida","title-short":"State-wide survey of Aedes aegypti and Aedes albopictus (Diptera","volume":"44","author":[{"family":"Parker","given":"Casey"},{"family":"Ramirez","given":"Daviela"},{"family":"Connelly","given":"C. Roxanne"}],"issued":{"date-parts":[["2019"]]}}}],"schema":"https://github.com/citation-style-language/schema/raw/master/csl-citation.json"} </w:instrText>
      </w:r>
      <w:r w:rsidR="00E05A36">
        <w:fldChar w:fldCharType="separate"/>
      </w:r>
      <w:r w:rsidR="00E05A36" w:rsidRPr="00E05A36">
        <w:t>(Parker et al. 2019)</w:t>
      </w:r>
      <w:r w:rsidR="00E05A36">
        <w:fldChar w:fldCharType="end"/>
      </w:r>
      <w:r w:rsidR="00E05A36">
        <w:t>.</w:t>
      </w:r>
    </w:p>
    <w:p w14:paraId="26A02F4E" w14:textId="3800D524" w:rsidR="00596D94" w:rsidRPr="00CE3C87" w:rsidRDefault="00FD0369" w:rsidP="00BF3DE6">
      <w:pPr>
        <w:ind w:firstLine="720"/>
      </w:pPr>
      <w:r w:rsidRPr="00EF7C78">
        <w:rPr>
          <w:color w:val="374151"/>
          <w:shd w:val="clear" w:color="auto" w:fill="F7F7F8"/>
        </w:rPr>
        <w:t xml:space="preserve">No mosquito eggs were collected until April, when the average temperature was above </w:t>
      </w:r>
      <w:r w:rsidR="00E05A36">
        <w:rPr>
          <w:color w:val="374151"/>
          <w:highlight w:val="yellow"/>
          <w:shd w:val="clear" w:color="auto" w:fill="F7F7F8"/>
        </w:rPr>
        <w:t>13</w:t>
      </w:r>
      <w:r w:rsidRPr="00EF7C78">
        <w:rPr>
          <w:color w:val="374151"/>
          <w:highlight w:val="yellow"/>
          <w:shd w:val="clear" w:color="auto" w:fill="F7F7F8"/>
        </w:rPr>
        <w:t>°</w:t>
      </w:r>
      <w:r w:rsidR="00E05A36">
        <w:rPr>
          <w:color w:val="374151"/>
          <w:shd w:val="clear" w:color="auto" w:fill="F7F7F8"/>
        </w:rPr>
        <w:t>C</w:t>
      </w:r>
      <w:r w:rsidRPr="00EF7C78">
        <w:rPr>
          <w:color w:val="374151"/>
          <w:shd w:val="clear" w:color="auto" w:fill="F7F7F8"/>
        </w:rPr>
        <w:t>. This threshold is in agreement with findings by Dr. Kobayashi and Dr. Brady, who showed that the immature stage of mosquito development requires a minimum temperature above 50°F</w:t>
      </w:r>
      <w:r w:rsidR="00E05A36">
        <w:rPr>
          <w:color w:val="374151"/>
          <w:shd w:val="clear" w:color="auto" w:fill="F7F7F8"/>
        </w:rPr>
        <w:t xml:space="preserve"> </w:t>
      </w:r>
      <w:r w:rsidR="00786884" w:rsidRPr="00FE7F68">
        <w:fldChar w:fldCharType="begin"/>
      </w:r>
      <w:r w:rsidR="005D724C">
        <w:instrText xml:space="preserve"> ADDIN ZOTERO_ITEM CSL_CITATION {"citationID":"lMFGcyCJ","properties":{"formattedCitation":"(Kobayashi et al. 2002, Brady et al. 2013)","plainCitation":"(Kobayashi et al. 2002, Brady et al. 2013)","noteIndex":0},"citationItems":[{"id":"0frQ93XY/g7wBUHFn","uris":["http://zotero.org/users/5979620/items/8WAX8HYK"],"itemData":{"id":381,"type":"article-journal","title":"Analysis of Northern Distribution of Aedes albopictus (Diptera: Culicidae) in Japan by Geographical Information System","container-title":"Journal of Medical Entomology","page":"4-11","volume":"39","issue":"1","source":"academic.oup.com","abstract":"Abstract.  Aedes albopictus (Skuse), a mosquito vector of the dengue fever virus, is prevalent in Japan, distributed widely in Honshu Island with its northern l","URL":"https://academic.oup.com/jme/article/39/1/4/878241","DOI":"10.1603/0022-2585-39.1.4","ISSN":"0022-2585","title-short":"Analysis of Northern Distribution of Aedes albopictus (Diptera","journalAbbreviation":"J Med Entomol","language":"en","author":[{"family":"Kobayashi","given":"M."},{"family":"Nihei","given":"N."},{"family":"Kurihara","given":"T."}],"issued":{"date-parts":[["2002",1,1]]},"accessed":{"date-parts":[["2019",11,25]]}}},{"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rsidRPr="00FE7F68">
        <w:fldChar w:fldCharType="separate"/>
      </w:r>
      <w:r w:rsidR="00786884" w:rsidRPr="00FE7F68">
        <w:t>(Kobayashi et al. 2002, Brady et al. 2013)</w:t>
      </w:r>
      <w:r w:rsidR="00786884" w:rsidRPr="00FE7F68">
        <w:fldChar w:fldCharType="end"/>
      </w:r>
      <w:r w:rsidR="00596D94" w:rsidRPr="00FE7F68">
        <w:t>.</w:t>
      </w:r>
      <w:r w:rsidR="00D6153A" w:rsidRPr="00EF7C78">
        <w:rPr>
          <w:color w:val="374151"/>
          <w:shd w:val="clear" w:color="auto" w:fill="F7F7F8"/>
        </w:rPr>
        <w:t xml:space="preserve"> he temperature in March was still too cold to allow mosquitoes to survive. Additionally, diapause may have prevented mosquitoes from emerging before March.</w:t>
      </w:r>
      <w:r w:rsidR="00596D94" w:rsidRPr="00FE7F68">
        <w:t xml:space="preserve"> </w:t>
      </w:r>
      <w:r w:rsidR="00D6153A" w:rsidRPr="00EF7C78">
        <w:rPr>
          <w:color w:val="374151"/>
          <w:shd w:val="clear" w:color="auto" w:fill="F7F7F8"/>
        </w:rPr>
        <w:t>Diapause is a method used by mosquitoes and other insects to pass the winter and reproduce in the following spring. It is hormonally programmed in advance and is not immediately stopped in response to suitable conditions. Depending on the species and climate, mosquitoes can successfully survive the winter in the egg, larval, or adult stage. Aedes spp., for example, typically overwinter in the egg stage</w:t>
      </w:r>
      <w:r w:rsidR="00E05A36">
        <w:rPr>
          <w:color w:val="374151"/>
          <w:shd w:val="clear" w:color="auto" w:fill="F7F7F8"/>
        </w:rPr>
        <w:t xml:space="preserve"> </w:t>
      </w:r>
      <w:r w:rsidR="00786884">
        <w:fldChar w:fldCharType="begin"/>
      </w:r>
      <w:r w:rsidR="005D724C">
        <w:instrText xml:space="preserve"> ADDIN ZOTERO_ITEM CSL_CITATION {"citationID":"RHb3MowN","properties":{"formattedCitation":"(Denlinger et al. 2012, Denlinger and Armbruster 2014)","plainCitation":"(Denlinger et al. 2012, Denlinger and Armbruster 2014)","noteIndex":0},"citationItems":[{"id":333,"uris":["http://zotero.org/users/5979620/items/SBDRJVBN"],"itemData":{"id":333,"type":"chapter","abstract":"This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I."}],"accessed":{"date-parts":[["2019",11,25]]},"issued":{"date-parts":[["2012",1,1]]}}},{"id":302,"uris":["http://zotero.org/users/5979620/items/AZW4AFWL"],"itemData":{"id":302,"type":"article-journal","abstract":"Diapause, a dominant feature in the life history of many mosquito species, offers a mechanism for bridging unfavorable seasons in both temperate and tropical environments and serves to synchronize development within populations, thus directly affecting disease transmission cycles. The trait appears to have evolved independently numerous times within the Culicidae, as exemplified by the diverse developmental stages of diapause in closely related species. Its impact is pervasive, not only influencing the arrested stage, but also frequently altering physiological processes both before and after diapause. How the diapause response can be molded evolutionarily is critical for understanding potential range expansions of native and newly introduced species. The study of hormonal regulation of mosquito diapause has focused primarily on adult diapause, with little current information available on larval diapause or the intriguing maternal effects that regulate egg diapause. Recent quantitative trait locus, transcriptome, and RNA interference studies hold promise for interpreting the complex suite of genes that subserve the diapause phenotype.","container-title":"Annual Review of Entomology","DOI":"10.1146/annurev-ento-011613-162023","issue":"1","note":"PMID: 24160427","page":"73-93","source":"Annual Reviews","title":"Mosquito Diapause","volume":"59","author":[{"family":"Denlinger","given":"David L."},{"family":"Armbruster","given":"Peter A."}],"issued":{"date-parts":[["2014"]]}}}],"schema":"https://github.com/citation-style-language/schema/raw/master/csl-citation.json"} </w:instrText>
      </w:r>
      <w:r w:rsidR="00786884">
        <w:fldChar w:fldCharType="separate"/>
      </w:r>
      <w:r w:rsidR="00786884" w:rsidRPr="00786884">
        <w:t>(Denlinger et al. 2012, Denlinger and Armbruster 2014)</w:t>
      </w:r>
      <w:r w:rsidR="00786884">
        <w:fldChar w:fldCharType="end"/>
      </w:r>
      <w:r w:rsidR="00596D94">
        <w:t xml:space="preserve">. The mechanism of diapause is still unclear, however, photoperiod </w:t>
      </w:r>
      <w:r w:rsidR="00786884">
        <w:fldChar w:fldCharType="begin"/>
      </w:r>
      <w:r w:rsidR="005D724C">
        <w:instrText xml:space="preserve"> ADDIN ZOTERO_ITEM CSL_CITATION {"citationID":"qeuzKzbf","properties":{"formattedCitation":"(Pumpuni et al. 1992, Mathias et al. 2007)","plainCitation":"(Pumpuni et al. 1992, Mathias et al. 2007)","noteIndex":0},"citationItems":[{"id":316,"uris":["http://zotero.org/users/5979620/items/N9S45BZS"],"itemData":{"id":316,"type":"article-journal","abstract":"Abstract: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fldChar w:fldCharType="separate"/>
      </w:r>
      <w:r w:rsidR="00786884" w:rsidRPr="00786884">
        <w:t>(Pumpuni et al. 1992, Mathias et al. 2007)</w:t>
      </w:r>
      <w:r w:rsidR="00786884">
        <w:fldChar w:fldCharType="end"/>
      </w:r>
      <w:r w:rsidR="00596D94">
        <w:t xml:space="preserve">, temperature </w:t>
      </w:r>
      <w:r w:rsidR="00786884">
        <w:fldChar w:fldCharType="begin"/>
      </w:r>
      <w:r w:rsidR="005D724C">
        <w:instrText xml:space="preserve"> ADDIN ZOTERO_ITEM CSL_CITATION {"citationID":"7v8TYzP6","properties":{"formattedCitation":"(Pumpuni et al. 1992)","plainCitation":"(Pumpuni et al. 1992)","noteIndex":0},"citationItems":[{"id":316,"uris":["http://zotero.org/users/5979620/items/N9S45BZS"],"itemData":{"id":316,"type":"article-journal","abstract":"Abstract: Photoperiod induced dormancy for 14 North American strains of Aedes albopictus were determined at 21, 26 and 29 degrees C. Strains tested at 21...","container-title":"Journal of the American Mosquito Control Association","ISSN":"8756-971X","issue":"3","journalAbbreviation":"J Am Mosq Control Assoc","language":"eng","note":"PMID: 1402857","page":"223-227","source":"europepmc.org","title":"Influence of temperature and larval nutrition on the diapause inducing photoperiod of Aedes albopictus.","volume":"8","author":[{"family":"Pumpuni","given":"C. B."},{"family":"Knepler","given":"J."},{"family":"Craig","given":"Jr GB"}],"issued":{"date-parts":[["1992",9]]}}}],"schema":"https://github.com/citation-style-language/schema/raw/master/csl-citation.json"} </w:instrText>
      </w:r>
      <w:r w:rsidR="00786884">
        <w:fldChar w:fldCharType="separate"/>
      </w:r>
      <w:r w:rsidR="00786884" w:rsidRPr="00786884">
        <w:t>(Pumpuni et al. 1992)</w:t>
      </w:r>
      <w:r w:rsidR="00786884">
        <w:fldChar w:fldCharType="end"/>
      </w:r>
      <w:r w:rsidR="00596D94">
        <w:t xml:space="preserve">, changes of hormone concentration </w:t>
      </w:r>
      <w:r w:rsidR="00786884">
        <w:fldChar w:fldCharType="begin"/>
      </w:r>
      <w:r w:rsidR="005D724C">
        <w:instrText xml:space="preserve"> ADDIN ZOTERO_ITEM CSL_CITATION {"citationID":"jvCfdv0y","properties":{"formattedCitation":"(Denlinger et al. 2012)","plainCitation":"(Denlinger et al. 2012)","noteIndex":0},"citationItems":[{"id":333,"uris":["http://zotero.org/users/5979620/items/SBDRJVBN"],"itemData":{"id":333,"type":"chapter","abstract":"This chapter briefly discusses hormonal control of diapause. Diapause is an arrest in development accompanied by a major shutdown in metabolic activity. The evolution of diapause is arguably one of the most critical events bolstering the success of insects. The capacity to periodically shut down development has enabled insects and their arthropod relatives to invade environments that are seasonally hostile. Indeed, very few environments permit continuous insect development. Even in the tropics, where temperatures throughout the year may be compatible with ectotherm development, seasonal patterns of rainfall drive cycles of plant growth that favor insects with the ability to periodically become dormant. Unlike a simple quiescence that is an immediate response to an unfavorable environmental condition, diapause is a genetically programmed response that occurs at a specific stage for each species. Sometimes, the insect will enter diapause at this particular stage in each generation regardless of the environmental conditions it receives—a developmental program referred to as obligatory diapause. Much more frequently, the decision to enter diapause is determined by environmental factors, usually day length, received by that individual or its mother at an earlier developmental stage. This is referred to as facultative diapause.","container-title":"Insect Endocrinology","event-place":"San Diego","ISBN":"978-0-12-384749-2","language":"en","note":"DOI: 10.1016/B978-0-12-384749-2.10010-X","page":"430-463","publisher":"Academic Press","publisher-place":"San Diego","source":"ScienceDirect","title":"10 - Hormonal Control of Diapause","URL":"http://www.sciencedirect.com/science/article/pii/B978012384749210010X","author":[{"family":"Denlinger","given":"D. L."},{"family":"Yocum","given":"G. D."},{"family":"Rinehart","given":"J. P."}],"editor":[{"family":"Gilbert","given":"Lawrence I."}],"accessed":{"date-parts":[["2019",11,25]]},"issued":{"date-parts":[["2012",1,1]]}}}],"schema":"https://github.com/citation-style-language/schema/raw/master/csl-citation.json"} </w:instrText>
      </w:r>
      <w:r w:rsidR="00786884">
        <w:fldChar w:fldCharType="separate"/>
      </w:r>
      <w:r w:rsidR="00786884" w:rsidRPr="00786884">
        <w:t>(Denlinger et al. 2012)</w:t>
      </w:r>
      <w:r w:rsidR="00786884">
        <w:fldChar w:fldCharType="end"/>
      </w:r>
      <w:r w:rsidR="00596D94">
        <w:t xml:space="preserve">, specific gene expression </w:t>
      </w:r>
      <w:r w:rsidR="00786884">
        <w:fldChar w:fldCharType="begin"/>
      </w:r>
      <w:r w:rsidR="005D724C">
        <w:instrText xml:space="preserve"> ADDIN ZOTERO_ITEM CSL_CITATION {"citationID":"sWosT8SW","properties":{"formattedCitation":"(Mathias et al. 2007)","plainCitation":"(Mathias et al. 2007)","noteIndex":0},"citationItems":[{"id":324,"uris":["http://zotero.org/users/5979620/items/REEKFWJ9"],"itemData":{"id":324,"type":"article-journal","abstract":"A wide variety of temperate animals rely on length of day (photoperiodism) to anticipate and prepare for changing seasons by regulating the timing of development, reproduction, dormancy, and migration. Although the molecular basis of circadian rhythms regulating daily activities is well defined, the molecular basis for the photoperiodic regulation of seasonal activities is largely unknown. We use geographic variation in the photoperiodic control of diapause in the pitcher-plant mosquito Wyeomyia smithii to create the first QTL map of photoperiodism in any animal. For critical photoperiod (CPP), we detect QTL that are unique, a QTL that is sex linked, QTL that overlap with QTL for stage of diapause (SOD), and a QTL that interacts epistatically with the circadian rhythm gene, timeless. Results presented here confirm earlier studies concluding that CPP is under directional selection over the climatic gradient of North America and that the evolution of CPP is genetically correlated with SOD. Despite epistasis between timeless and a QTL for CPP, timeless is not located within any detectable QTL, indicating that it plays an ancillary role in the evolution of photoperiodism in W. smithii. Finally, we highlight one region of the genome that includes loci contributing to CPP, SOD, and hormonal regulation of development.","container-title":"Genetics","DOI":"10.1534/genetics.106.068726","ISSN":"0016-6731, 1943-2631","issue":"1","language":"en","license":"Copyright © 2007 by the Genetics Society of America","note":"PMID: 17339202","page":"391-402","source":"www.genetics.org","title":"Quantitative Trait Loci Associated with Photoperiodic Response and Stage of Diapause in the Pitcher-Plant Mosquito, Wyeomyia smithii","volume":"176","author":[{"family":"Mathias","given":"Derrick"},{"family":"Jacky","given":"Lucien"},{"family":"Bradshaw","given":"William E."},{"family":"Holzapfel","given":"Christina M."}],"issued":{"date-parts":[["2007",5,1]]}}}],"schema":"https://github.com/citation-style-language/schema/raw/master/csl-citation.json"} </w:instrText>
      </w:r>
      <w:r w:rsidR="00786884">
        <w:fldChar w:fldCharType="separate"/>
      </w:r>
      <w:r w:rsidR="00786884" w:rsidRPr="00786884">
        <w:t>(Mathias et al. 2007)</w:t>
      </w:r>
      <w:r w:rsidR="00786884">
        <w:fldChar w:fldCharType="end"/>
      </w:r>
      <w:r w:rsidR="00596D94">
        <w:t xml:space="preserve"> et al., are the factors influenced diapause. Our study found that the largest mosquito abundance occurred when the average temperature was </w:t>
      </w:r>
      <w:r w:rsidR="00596D94" w:rsidRPr="00EF7C78">
        <w:rPr>
          <w:highlight w:val="yellow"/>
        </w:rPr>
        <w:t>~</w:t>
      </w:r>
      <w:r w:rsidR="00E05A36">
        <w:rPr>
          <w:highlight w:val="yellow"/>
        </w:rPr>
        <w:t>30</w:t>
      </w:r>
      <w:r w:rsidR="00596D94" w:rsidRPr="00EF7C78">
        <w:rPr>
          <w:highlight w:val="yellow"/>
          <w:vertAlign w:val="superscript"/>
        </w:rPr>
        <w:t>o</w:t>
      </w:r>
      <w:r w:rsidR="00E05A36">
        <w:t>C</w:t>
      </w:r>
      <w:r w:rsidR="00596D94">
        <w:t xml:space="preserve"> August or September. </w:t>
      </w:r>
      <w:r w:rsidR="00596D94" w:rsidRPr="00CE3C87">
        <w:t xml:space="preserve">Other studies also confirmed the suitable temperature of mosquitoes should be in the range of </w:t>
      </w:r>
      <w:r w:rsidR="00E05A36">
        <w:rPr>
          <w:highlight w:val="yellow"/>
        </w:rPr>
        <w:t>25</w:t>
      </w:r>
      <w:r w:rsidR="00596D94" w:rsidRPr="00EF7C78">
        <w:rPr>
          <w:highlight w:val="yellow"/>
          <w:vertAlign w:val="superscript"/>
        </w:rPr>
        <w:t>o</w:t>
      </w:r>
      <w:r w:rsidR="00E05A36">
        <w:rPr>
          <w:highlight w:val="yellow"/>
        </w:rPr>
        <w:t>C</w:t>
      </w:r>
      <w:r w:rsidR="00596D94" w:rsidRPr="00EF7C78">
        <w:rPr>
          <w:highlight w:val="yellow"/>
        </w:rPr>
        <w:t xml:space="preserve"> – </w:t>
      </w:r>
      <w:r w:rsidR="00E05A36">
        <w:rPr>
          <w:highlight w:val="yellow"/>
        </w:rPr>
        <w:t>30</w:t>
      </w:r>
      <w:r w:rsidR="00596D94" w:rsidRPr="00EF7C78">
        <w:rPr>
          <w:highlight w:val="yellow"/>
          <w:vertAlign w:val="superscript"/>
        </w:rPr>
        <w:t>o</w:t>
      </w:r>
      <w:r w:rsidR="00E05A36">
        <w:t>C</w:t>
      </w:r>
      <w:r w:rsidR="00596D94" w:rsidRPr="00CE3C87">
        <w:t xml:space="preserve"> </w:t>
      </w:r>
      <w:r w:rsidR="00786884">
        <w:fldChar w:fldCharType="begin"/>
      </w:r>
      <w:r w:rsidR="005D724C">
        <w:instrText xml:space="preserve"> ADDIN ZOTERO_ITEM CSL_CITATION {"citationID":"AoGjLuBq","properties":{"formattedCitation":"(Alto and Juliano 2001, Yang et al. 2009, Beck-Johnson et al. 2013, Brady et al. 2013)","plainCitation":"(Alto and Juliano 2001, Yang et al. 2009, Beck-Johnson et al. 2013, Brady et al. 2013)","noteIndex":0},"citationItems":[{"id":353,"uris":["http://zotero.org/users/5979620/items/BJUYJMHP"],"itemData":{"id":353,"type":"article-journal","container-title":"Journal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V."}],"issued":{"date-parts":[["2009",8]]},"accessed":{"date-parts":[["2019",11,25]]}}},{"id":339,"uris":["http://zotero.org/users/5979620/items/YKNXR9MU"],"itemData":{"id":339,"type":"article-journal","abstract":"The parasites that cause malaria depend on Anopheles mosquitoes for transmission; because of this, mosquito population dynamics are a key determinant of malaria risk. Development and survival rates of both the Anopheles mosquitoes and the Plasmodium parasites that cause malaria depend on temperature, making this a potential driver of mosquito population dynamics and malaria transmission. We developed a temperature-dependent, stage-structured delayed differential equation model to better understand how climate determines risk. Including the full mosquito life cycle in the model reveals that the mosquito population abundance is more sensitive to temperature than previously thought because it is strongly influenced by the dynamics of the juvenile mosquito stages whose vital rates are also temperature-dependent. Additionally, the model predicts a peak in abundance of mosquitoes old enough to vector malaria at more accurate temperatures than previous models. Our results point to the importance of incorporating detailed vector biology into models for predicting the risk for vector borne diseases.","container-title":"PLOS ONE","DOI":"10.1371/journal.pone.0079276","ISSN":"1932-6203","issue":"11","journalAbbreviation":"PLOS ONE","language":"en","page":"e79276","source":"PLoS Journals","title":"The Effect of Temperature on Anopheles Mosquito Population Dynamics and the Potential for Malaria Transmission","volume":"8","author":[{"family":"Beck-Johnson","given":"Lindsay M."},{"family":"Nelson","given":"William A."},{"family":"Paaijmans","given":"Krijn P."},{"family":"Read","given":"Andrew F."},{"family":"Thomas","given":"Matthew B."},{"family":"Bjørnstad","given":"Ottar N."}],"issued":{"date-parts":[["2013",11,14]]}}},{"id":303,"uris":["http://zotero.org/users/5979620/items/F7GMS8T5"],"itemData":{"id":303,"type":"article-journal","abstract":"The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786884">
        <w:fldChar w:fldCharType="separate"/>
      </w:r>
      <w:r w:rsidR="00786884" w:rsidRPr="00786884">
        <w:t>(Alto and Juliano 2001, Yang et al. 2009, Beck-Johnson et al. 2013, Brady et al. 2013)</w:t>
      </w:r>
      <w:r w:rsidR="00786884">
        <w:fldChar w:fldCharType="end"/>
      </w:r>
      <w:r w:rsidR="00596D94" w:rsidRPr="00CE3C87">
        <w:t xml:space="preserve">, which allows for greater intrinsic rates </w:t>
      </w:r>
      <w:r w:rsidR="00BD4FBB">
        <w:fldChar w:fldCharType="begin"/>
      </w:r>
      <w:r w:rsidR="005D724C">
        <w:instrText xml:space="preserve"> ADDIN ZOTERO_ITEM CSL_CITATION {"citationID":"XQytiinG","properties":{"formattedCitation":"(Alto and Juliano 2001)","plainCitation":"(Alto and Juliano 2001)","noteIndex":0},"citationItems":[{"id":353,"uris":["http://zotero.org/users/5979620/items/BJUYJMHP"],"itemData":{"id":353,"type":"article-journal","container-title":"Journal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fldChar w:fldCharType="separate"/>
      </w:r>
      <w:r w:rsidR="00BD4FBB" w:rsidRPr="00BD4FBB">
        <w:t>(Alto and Juliano 2001)</w:t>
      </w:r>
      <w:r w:rsidR="00BD4FBB">
        <w:fldChar w:fldCharType="end"/>
      </w:r>
      <w:r w:rsidR="00596D94" w:rsidRPr="00CE3C87">
        <w:t xml:space="preserve"> and optimal survival rate </w:t>
      </w:r>
      <w:r w:rsidR="00BD4FBB">
        <w:fldChar w:fldCharType="begin"/>
      </w:r>
      <w:r w:rsidR="005D724C">
        <w:instrText xml:space="preserve"> ADDIN ZOTERO_ITEM CSL_CITATION {"citationID":"lKbzTBKa","properties":{"formattedCitation":"(Brady et al. 2013)","plainCitation":"(Brady et al. 2013)","noteIndex":0},"citationItems":[{"id":303,"uris":["http://zotero.org/users/5979620/items/F7GMS8T5"],"itemData":{"id":303,"type":"article-journal","abstract":"The survival of adult female Aedes mosquitoes is a critical component of their ability to transmit pathogens such as dengue viruses. One of the principal determinants of Aedes survival is temperature, which has been associated with seasonal changes in Aedes populations and limits their geographical distribution. The effects of temperature and other sources of mortality have been studied in the field, often via mark-release-recapture experiments, and under controlled conditions in the laboratory. Survival results differ and reconciling predictions between the two settings has been hindered by variable measurements from different experimental protocols, lack of precision in measuring survival of free-ranging mosquitoes, and uncertainty about the role of age-dependent mortality in the field.","container-title":"Parasites &amp; Vectors","DOI":"10.1186/1756-3305-6-351","ISSN":"1756-3305","issue":"1","journalAbbreviation":"Parasites &amp; Vectors","page":"351","source":"BioMed Central","title":"Modelling adult Aedes aegypti and Aedes albopictus survival at different temperatures in laboratory and field settings","volume":"6","author":[{"family":"Brady","given":"Oliver J."},{"family":"Johansson","given":"Michael A."},{"family":"Guerra","given":"Carlos A."},{"family":"Bhatt","given":"Samir"},{"family":"Golding","given":"Nick"},{"family":"Pigott","given":"David M."},{"family":"Delatte","given":"Hélène"},{"family":"Grech","given":"Marta G."},{"family":"Leisnham","given":"Paul T."},{"family":"Maciel-de-Freitas","given":"Rafael"},{"family":"Styer","given":"Linda M."},{"family":"Smith","given":"David L."},{"family":"Scott","given":"Thomas W."},{"family":"Gething","given":"Peter W."},{"family":"Hay","given":"Simon I."}],"issued":{"date-parts":[["2013",12,12]]}}}],"schema":"https://github.com/citation-style-language/schema/raw/master/csl-citation.json"} </w:instrText>
      </w:r>
      <w:r w:rsidR="00BD4FBB">
        <w:fldChar w:fldCharType="separate"/>
      </w:r>
      <w:r w:rsidR="00BD4FBB" w:rsidRPr="00BD4FBB">
        <w:t>(Brady et al. 2013)</w:t>
      </w:r>
      <w:r w:rsidR="00BD4FBB">
        <w:fldChar w:fldCharType="end"/>
      </w:r>
      <w:r w:rsidR="00596D94" w:rsidRPr="00CE3C87">
        <w:t xml:space="preserve">. </w:t>
      </w:r>
    </w:p>
    <w:p w14:paraId="3C97F2D7" w14:textId="7C7B2C0F" w:rsidR="00423273" w:rsidRPr="00B65492" w:rsidRDefault="00F75B53" w:rsidP="00BF3DE6">
      <w:pPr>
        <w:ind w:firstLine="720"/>
      </w:pPr>
      <w:r w:rsidRPr="00EF7C78">
        <w:rPr>
          <w:color w:val="374151"/>
          <w:shd w:val="clear" w:color="auto" w:fill="F7F7F8"/>
        </w:rPr>
        <w:t>According to our random forest modeling, temperature, day length, and water vapor pressure were found to be the major factors influencing the dynamics of mosquito populations. We converted humidity to water vapor pressure to be consistent with the weather data from GIS, so humidity also affects the dynamics of mosquito populations</w:t>
      </w:r>
      <w:r w:rsidR="00596D94" w:rsidRPr="00B65492">
        <w:t xml:space="preserve">. </w:t>
      </w:r>
      <w:r w:rsidR="008355B7" w:rsidRPr="00EF7C78">
        <w:rPr>
          <w:color w:val="374151"/>
          <w:shd w:val="clear" w:color="auto" w:fill="F7F7F8"/>
        </w:rPr>
        <w:t xml:space="preserve">temperature has been confirmed to influence the mosquito population dynamics, as higher temperatures can decrease embryonic and larval development time </w:t>
      </w:r>
      <w:r w:rsidR="00BD4FBB" w:rsidRPr="00B65492">
        <w:fldChar w:fldCharType="begin"/>
      </w:r>
      <w:r w:rsidR="005D724C">
        <w:instrText xml:space="preserve"> ADDIN ZOTERO_ITEM CSL_CITATION {"citationID":"HcebsMlU","properties":{"formattedCitation":"(Rueda et al. 1990, Teng and Apperson 2000, Alto and Juliano 2001)","plainCitation":"(Rueda et al. 1990, Teng and Apperson 2000, Alto and Juliano 2001)","noteIndex":0},"citationItems":[{"id":314,"uris":["http://zotero.org/users/5979620/items/WVZIMVF8"],"itemData":{"id":314,"type":"article-journal","abstract":"Abstract.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E."}],"issued":{"date-parts":[["1990",9,1]]}}},{"id":309,"uris":["http://zotero.org/users/5979620/items/TKQ4I32D"],"itemData":{"id":309,"type":"article-journal","abstract":"Abstract.  Effects of food, density, and heterospecific interactions on temperature-dependent development of Aedes albopictus (Skuse) and Aedes triseriatus (Say","container-title":"Journal of Medical Entomology","DOI":"10.1603/0022-2585-37.1.40","ISSN":"0022-2585","issue":"1","journalAbbreviation":"J Med Entomol","language":"en","page":"40-52","source":"academic.oup.com","title":"Development and Survival of Immature Aedes albopictus and Aedes triseriatus (Diptera: Culicidae) in the Laboratory: Effects of Density, Food, and Competition on Response to Temperature","title-short":"Development and Survival of Immature Aedes albopictus and Aedes triseriatus (Diptera","volume":"37","author":[{"family":"Teng","given":"Hwa-Jen"},{"family":"Apperson","given":"Charles S."}],"issued":{"date-parts":[["2000",1,1]]}}},{"id":353,"uris":["http://zotero.org/users/5979620/items/BJUYJMHP"],"itemData":{"id":353,"type":"article-journal","container-title":"Journal of medical entomology","issue":"4","page":"548–556","source":"Google Scholar","title":"Temperature effects on the dynamics of Aedes albopictus (Diptera: Culicidae) populations in the laboratory","title-short":"Temperature effects on the dynamics of Aedes albopictus (Diptera","volume":"38","author":[{"family":"Alto","given":"Barry W."},{"family":"Juliano","given":"Steven A."}],"issued":{"date-parts":[["2001"]]}}}],"schema":"https://github.com/citation-style-language/schema/raw/master/csl-citation.json"} </w:instrText>
      </w:r>
      <w:r w:rsidR="00BD4FBB" w:rsidRPr="00B65492">
        <w:fldChar w:fldCharType="separate"/>
      </w:r>
      <w:r w:rsidR="00BD4FBB" w:rsidRPr="00B65492">
        <w:t>(Rueda et al. 1990, Teng and Apperson 2000, Alto and Juliano 2001)</w:t>
      </w:r>
      <w:r w:rsidR="00BD4FBB" w:rsidRPr="00B65492">
        <w:fldChar w:fldCharType="end"/>
      </w:r>
      <w:r w:rsidR="00596D94" w:rsidRPr="00B65492">
        <w:t xml:space="preserve">. </w:t>
      </w:r>
      <w:r w:rsidR="008355B7" w:rsidRPr="00EF7C78">
        <w:rPr>
          <w:color w:val="374151"/>
          <w:shd w:val="clear" w:color="auto" w:fill="F7F7F8"/>
        </w:rPr>
        <w:t>However, excessively high temperatures (&gt;</w:t>
      </w:r>
      <w:r w:rsidR="00E05A36">
        <w:rPr>
          <w:color w:val="374151"/>
          <w:shd w:val="clear" w:color="auto" w:fill="F7F7F8"/>
        </w:rPr>
        <w:t>35</w:t>
      </w:r>
      <w:r w:rsidR="00E05A36" w:rsidRPr="00E05A36">
        <w:rPr>
          <w:color w:val="374151"/>
          <w:shd w:val="clear" w:color="auto" w:fill="F7F7F8"/>
          <w:vertAlign w:val="superscript"/>
        </w:rPr>
        <w:t>o</w:t>
      </w:r>
      <w:r w:rsidR="00E05A36">
        <w:rPr>
          <w:color w:val="374151"/>
          <w:shd w:val="clear" w:color="auto" w:fill="F7F7F8"/>
        </w:rPr>
        <w:t>C</w:t>
      </w:r>
      <w:r w:rsidR="008355B7" w:rsidRPr="00EF7C78">
        <w:rPr>
          <w:color w:val="374151"/>
          <w:shd w:val="clear" w:color="auto" w:fill="F7F7F8"/>
        </w:rPr>
        <w:t>) may decrease the hatching rate of eggs and adult size, thereby affecting mosquito survival</w:t>
      </w:r>
      <w:r w:rsidR="00BD4FBB" w:rsidRPr="00B65492">
        <w:fldChar w:fldCharType="begin"/>
      </w:r>
      <w:r w:rsidR="005D724C">
        <w:instrText xml:space="preserve"> ADDIN ZOTERO_ITEM CSL_CITATION {"citationID":"RrwbmrmE","properties":{"formattedCitation":"(Rueda et al. 1990, Yang et al. 2009, Mohammed and Chadee 2011)","plainCitation":"(Rueda et al. 1990, Yang et al. 2009, Mohammed and Chadee 2011)","noteIndex":0},"citationItems":[{"id":314,"uris":["http://zotero.org/users/5979620/items/WVZIMVF8"],"itemData":{"id":314,"type":"article-journal","abstract":"Abstract.  Development, growth, and survival of Culex quinquefasciatus Say and Aedes aegypti (L.) were determined at six constant temperatures (15, 20, 25, 27,","container-title":"Journal of Medical Entomology","DOI":"10.1093/jmedent/27.5.892","ISSN":"0022-2585","issue":"5","journalAbbreviation":"J Med Entomol","language":"en","page":"892-898","source":"academic.oup.com","title":"Temperature-Dependent Development and Survival Rates of Culex quinquefasciatus and Aedes aegypti (Diptera: Culicidae)","title-short":"Temperature-Dependent Development and Survival Rates of Culex quinquefasciatus and Aedes aegypti (Diptera","volume":"27","author":[{"family":"Rueda","given":"L. M."},{"family":"Patel","given":"K. J."},{"family":"Axtell","given":"R. C."},{"family":"Stinner","given":"R. E."}],"issued":{"date-parts":[["1990",9,1]]}}},{"id":"0frQ93XY/CZoZw1K6","uris":["http://zotero.org/users/5979620/items/S7UBSHX3"],"itemData":{"id":459,"type":"article-journal","title":"Assessing the effects of temperature on the population of Aedes aegypti, the vector of dengue","container-title":"Epidemiology &amp; Infection","page":"1188-1202","volume":"137","issue":"8","source":"Cambridge Core","abstract":"Dengue is a vector-borne disease transmitted by the mosquito Aedes aegypti. The incidence of dengue disease shows a clear dependence on seasonal variation. How does the temperature affect the incidence? We addressed this question indirectly by estimating the size of the A. aegypti population for different temperatures applying population dynamics theory. In order to achieve this objective we designed temperature-controlled experiments to assess the entomological parameters regarding the mosquito's life-cycle at different temperatures. By obtaining the mortality, transition and oviposition rates for different stages of the life-cycle of the mosquito we were able to calculate the basic offspring number Q0, which is the capacity of vector reproduction and ultimately gives the size of the vector population.","URL":"https://www.cambridge.org/core/journals/epidemiology-and-infection/article/assessing-the-effects-of-temperature-on-the-population-of-aedes-aegypti-the-vector-of-dengue/E2FE126FB84D0DE97A94E68343B4649C","DOI":"10.1017/S0950268809002040","ISSN":"1469-4409, 0950-2688","language":"en","author":[{"family":"Yang","given":"H. M."},{"family":"Macoris","given":"M. L. G."},{"family":"Galvani","given":"K. C."},{"family":"Andrighetti","given":"M. T. M."},{"family":"Wanderley","given":"D. M. V."}],"issued":{"date-parts":[["2009",8]]},"accessed":{"date-parts":[["2019",11,25]]}}},{"id":323,"uris":["http://zotero.org/users/5979620/items/7YH3WTK6"],"itemData":{"id":323,"type":"article-journal","abstract":"This study was conducted to determine the effects of increased water temperatures on the development of Aedes aegypti immatures under laboratory conditions in Trinidad, West Indies using temperature regulated water baths to cover a range of temperatures from 24–25°C to 34–35°C at a relative humidity of 80%. Two experiments were designed: (1) at constant temperature regimens and (2) under diurnal temperature regimens ranging from 24–25°C to 34–35°C. At 24–25°C egg hatching success was 98% at 48h, however at 34–35°C egg hatching rates declined to 1.6% after 48h. Ae. aegypti larvae reared under constant temperature regimens showed pupation on day 4 with highest pupation occurring at 30°C (78.4%) However, under diurnal temperature regimens, pupation began on day 4 but only at the higher temperatures of 30–35°C. Under diurnal temperature regimens ranging from 24°C to 35°C significantly more females emerged at higher temperatures, than males. In contrast, at constant temperatures of 24–35°C no significant difference in M/F ratios were observed. The body size of Ae. aegypti reared at constant temperature regimens was significantly larger than males and females larvae reared under diurnal temperature regimens of 25–30°C. The results of this study are discussed in the context of changing or increasing water temperatures, seasonal changes in vector populations and vector competence. Using these key factors control strategies are recommended to manage vector populations as expected increases in temperatures impact the Caribbean region.","container-title":"Acta Tropica","DOI":"10.1016/j.actatropica.2011.04.004","ISSN":"0001-706X","issue":"1","journalAbbreviation":"Acta Tropica","language":"en","page":"38-43","source":"ScienceDirect","title":"Effects of different temperature regimens on the development of Aedes aegypti (L.) (Diptera: Culicidae) mosquitoes","title-short":"Effects of different temperature regimens on the development of Aedes aegypti (L.) (Diptera","volume":"119","author":[{"family":"Mohammed","given":"Azad"},{"family":"Chadee","given":"Dave D."}],"issued":{"date-parts":[["2011",7,1]]}}}],"schema":"https://github.com/citation-style-language/schema/raw/master/csl-citation.json"} </w:instrText>
      </w:r>
      <w:r w:rsidR="00BD4FBB" w:rsidRPr="00B65492">
        <w:fldChar w:fldCharType="separate"/>
      </w:r>
      <w:r w:rsidR="00BD4FBB" w:rsidRPr="00B65492">
        <w:t xml:space="preserve">(Rueda et al. 1990, Yang et al. </w:t>
      </w:r>
      <w:r w:rsidR="00BD4FBB" w:rsidRPr="00B65492">
        <w:lastRenderedPageBreak/>
        <w:t>2009, Mohammed and Chadee 2011)</w:t>
      </w:r>
      <w:r w:rsidR="00BD4FBB" w:rsidRPr="00B65492">
        <w:fldChar w:fldCharType="end"/>
      </w:r>
      <w:r w:rsidR="00596D94" w:rsidRPr="00B65492">
        <w:t xml:space="preserve">. </w:t>
      </w:r>
      <w:r w:rsidR="008355B7" w:rsidRPr="00EF7C78">
        <w:rPr>
          <w:color w:val="374151"/>
          <w:shd w:val="clear" w:color="auto" w:fill="F7F7F8"/>
        </w:rPr>
        <w:t xml:space="preserve">In addition, humidity has also been confirmed to be related to the dynamics of mosquito population, as high relative humidity contributes to a greater mosquito population than low relative humidity, since it is helpful for female mosquitoes to lay more eggs and increases the opportunity for mosquito survival </w:t>
      </w:r>
      <w:r w:rsidR="00BD4FBB" w:rsidRPr="00B65492">
        <w:fldChar w:fldCharType="begin"/>
      </w:r>
      <w:r w:rsidR="005D724C">
        <w:instrText xml:space="preserve"> ADDIN ZOTERO_ITEM CSL_CITATION {"citationID":"M1L02zKU","properties":{"formattedCitation":"(Canyon et al. 1999, Madeira et al. 2002, Costa et al. 2010)","plainCitation":"(Canyon et al. 1999, Madeira et al. 2002, Costa et al. 2010)","noteIndex":0},"citationItems":[{"id":336,"uris":["http://zotero.org/users/5979620/items/EA764DAW"],"itemData":{"id":336,"type":"article-journal","abstract":"Effects of humidity and sugar concentration on the fecundity, temporal oviposition patterns and survival of a tropical strain of Aedes aegypti (L.) were investigated. Fecundity was significantly reduced by low humidity, but was not affected by sugar concentration. Low humidity caused a significant decrease in percentage survival after 19 days as compared to high humidity. Oviposition was inhibited by host availability for eight successive days. When access to a host was no longer provided, oviposition continued for 10 days in three to four distinct cycles without additional bloodmeals. Humidity stress and high sugar concentration caused oviposition to be delayed for one to four days, which is the typical duration of extreme low humidity periods in nature. These responses are hypothesized to protect the eggs of ovipositing females against the environmental hardships of periodic humidity stress and lack of hosts, thus enabling the perpetuation of the vector and the diseases it transmits in hot and dry seasons.","container-title":"Journal of Insect Physiology","DOI":"10.1016/S0022-1910(99)00085-2","ISSN":"0022-1910","issue":"10","journalAbbreviation":"Journal of Insect Physiology","language":"en","page":"959-964","source":"ScienceDirect","title":"Adaptation of Aedes aegypti (Diptera: Culicidae) oviposition behavior in response to humidity and diet","title-short":"Adaptation of Aedes aegypti (Diptera","volume":"45","author":[{"family":"Canyon","given":"D. V."},{"family":"Hii","given":"J. L. K."},{"family":"Müller","given":"R."}],"issued":{"date-parts":[["1999",10,1]]}}},{"id":325,"uris":["http://zotero.org/users/5979620/items/SPZKV3KG"],"itemData":{"id":325,"type":"article-journal","container-title":"Memórias do Instituto Oswaldo Cruz","DOI":"10.1590/S0074-02762002000300025","ISSN":"0074-0276","issue":"3","language":"en","page":"415-420","source":"SciELO","title":"Variation of the Oviposition Preferences of Aedes aegypti in Function of Substratum and Humidity","volume":"97","author":[{"family":"Madeira","given":"N. G."},{"family":"Macharelli","given":"C. A."},{"family":"Carvalho","given":"L. R."}],"issued":{"date-parts":[["2002",4]]}}},{"id":334,"uris":["http://zotero.org/users/5979620/items/294UWA9J"],"itemData":{"id":334,"type":"article-journal","container-title":"Revista Brasileira de Entomologia","DOI":"10.1590/S0085-56262010000300021","ISSN":"0085-5626","issue":"3","language":"en","page":"488-493","source":"SciELO","title":"Impact of small variations in temperature and humidity on the reproductive activity and survival of Aedes aegypti (Diptera, Culicidae)","volume":"54","author":[{"family":"Costa","given":"Ethiene Arruda Pedrosa de Almeida"},{"family":"Santos","given":"Eloína Maria de Mendonça"},{"family":"Correia","given":"Juliana Cavalcanti"},{"family":"Albuquerque","given":"Cleide Maria Ribeiro","dropping-particle":"de"}],"issued":{"date-parts":[["2010"]]}}}],"schema":"https://github.com/citation-style-language/schema/raw/master/csl-citation.json"} </w:instrText>
      </w:r>
      <w:r w:rsidR="00BD4FBB" w:rsidRPr="00B65492">
        <w:fldChar w:fldCharType="separate"/>
      </w:r>
      <w:r w:rsidR="00BD4FBB" w:rsidRPr="00B65492">
        <w:t>(Canyon et al. 1999, Madeira et al. 2002, Costa et al. 2010)</w:t>
      </w:r>
      <w:r w:rsidR="00BD4FBB" w:rsidRPr="00B65492">
        <w:fldChar w:fldCharType="end"/>
      </w:r>
      <w:r w:rsidR="00596D94" w:rsidRPr="00B65492">
        <w:t xml:space="preserve">. </w:t>
      </w:r>
      <w:r w:rsidR="00D655B3" w:rsidRPr="00B65492">
        <w:t xml:space="preserve">Daylength </w:t>
      </w:r>
      <w:r w:rsidR="009C007E" w:rsidRPr="00B65492">
        <w:t>also been confirmed relate to the dynamics of mosquito population.</w:t>
      </w:r>
      <w:r w:rsidR="00A168B8" w:rsidRPr="00A168B8">
        <w:rPr>
          <w:rFonts w:ascii="Segoe UI" w:hAnsi="Segoe UI" w:cs="Segoe UI"/>
          <w:color w:val="374151"/>
          <w:shd w:val="clear" w:color="auto" w:fill="F7F7F8"/>
        </w:rPr>
        <w:t xml:space="preserve"> </w:t>
      </w:r>
      <w:r w:rsidR="00A168B8" w:rsidRPr="00EF7C78">
        <w:rPr>
          <w:color w:val="374151"/>
          <w:shd w:val="clear" w:color="auto" w:fill="F7F7F8"/>
        </w:rPr>
        <w:t>Other research has confirmed that day length has significant effects on various aspects of mosquito biology, such as female survival, blood-feeding activity, development time, adult size, fecundity, and adult lifespan. These factors can have an impact on mosquito population dynamics</w:t>
      </w:r>
      <w:r w:rsidR="00153DD8">
        <w:t xml:space="preserve"> </w:t>
      </w:r>
      <w:r w:rsidR="00BF3DE6">
        <w:fldChar w:fldCharType="begin"/>
      </w:r>
      <w:r w:rsidR="005D724C">
        <w:instrText xml:space="preserve"> ADDIN ZOTERO_ITEM CSL_CITATION {"citationID":"kZtBtyke","properties":{"formattedCitation":"(Costanzo et al. 2015, Peffers et al. 2021)","plainCitation":"(Costanzo et al. 2015, Peffers et al. 2021)","noteIndex":0},"citationItems":[{"id":36043,"uris":["http://zotero.org/users/5979620/items/ZLQVHUZG"],"itemData":{"id":36043,"type":"article-journal","abstract":"Several studies have examined how climatic variables such as temperature and precipitation may affect life history traits in mosquitoes that are important to disease transmission. Despite its importance as a seasonal cue in nature, studies investigating the influence of photoperiod on such traits are relatively few. This study aims to investigate how photoperiod alters life history traits, survival, and blood-feeding activity in Aedes albopictus (Skuse) and Aedes aegypti (Linnaeus). We performed three experiments that tested the effects of day length on female survival, development time, adult size, fecundity, adult life span, and propensity to blood feed in Ae. albopictus and Ae. aegypti. Each experiment had three photoperiod treatments: 1) short-day (10L:14D), 2) control (12L:12D), and 3) long-day (14L:10D). Aedes albopictus adult females were consistently larger in size when reared in short-day conditions. Aedes aegypti adult females from short-day treatments lived longer and were more likely to take a blood meal compared to other treatments. We discuss how species-specific responses may reflect alternative strategies evolved to increase survival during unfavorable conditions. We review the potential impacts of these responses on seasonal transmission patterns, such as potentially increasing vectorial capacity of Ae. aegypti during periods of shorter day lengths.","container-title":"Journal of Vector Ecology","DOI":"10.1111/jvec.12146","ISSN":"1948-7134","issue":"1","language":"en","note":"_eprint: https://onlinelibrary.wiley.com/doi/pdf/10.1111/jvec.12146","page":"164-171","source":"Wiley Online Library","title":"The effect of photoperiod on life history and blood-feeding activity in Aedes albopictus and Aedes aegypti (Diptera: Culicidae)","title-short":"The effect of photoperiod on life history and blood-feeding activity in Aedes albopictus and Aedes aegypti (Diptera","volume":"40","author":[{"family":"Costanzo","given":"K. S."},{"family":"Schelble","given":"S."},{"family":"Jerz","given":"K."},{"family":"Keenan","given":"M."}],"issued":{"date-parts":[["2015"]]}}},{"id":36046,"uris":["http://zotero.org/users/5979620/items/ZTW2QTKC"],"itemData":{"id":36046,"type":"article-journal","abstract":"Diapause, a period of arrested development that allows mosquitoes to survive inhospitable conditions, is triggered by short daylengths in temperate mosquitoes. Different populations of mosquitoes initiate diapause in response to a specific photoperiod, or daylength, resulting in population-specific differences in annual cycles of abundance. The photoperiod that causes approximately 50% of a population to initiate diapause is known as the critical photoperiod (CPP). The autumn daylength corresponding to the CPP in the field likely marks the day beyond which the photoperiods would trigger and maintain 50% or more diapause incidence in a population, although temperature, diet, and other factors can impact diapause initiation. In the Northern Hemisphere, northern populations of mosquitoes experience lower temperatures earlier in the year and must be triggered into diapause by longer daylengths than southern populations. CPP is genetically based, but also adapts over time responding to the population’s environment. Therefore, CPP has been shown to lengthen with increasing latitude and altitude. While the positive correlation between CPP and latitude/altitude has been established in a few mosquito species, including Aedes albopictus (Skuse, Diptera: Culicidae), Aedes triseriatus, Aedes sierrensis, and Wyeomyia smithii (Coquillett, Diptera: Culicidae), we do not know when most other species initiate their seasonal responses. As several of these species transmit important diseases, characterizing the CPP of arthropod vectors could improve existing control by ensuring that surveillance efforts align with the vector’s seasonally active period. Additionally, better understanding when mosquitoes and other vectors initiate diapause can reduce the frequency of chemical applications, thereby ameliorating the negative impacts to nontarget insects.","container-title":"Journal of Medical Entomology","DOI":"10.1093/jme/tjab049","ISSN":"0022-2585","issue":"4","journalAbbreviation":"Journal of Medical Entomology","page":"1610-1618","source":"Silverchair","title":"Critical Photoperiod and Its Potential to Predict Mosquito Distributions and Control Medically Important Pests","volume":"58","author":[{"family":"Peffers","given":"Caitlin S"},{"family":"Pomeroy","given":"Laura W"},{"family":"Meuti","given":"Megan E"}],"issued":{"date-parts":[["2021",7,1]]}}}],"schema":"https://github.com/citation-style-language/schema/raw/master/csl-citation.json"} </w:instrText>
      </w:r>
      <w:r w:rsidR="00BF3DE6">
        <w:fldChar w:fldCharType="separate"/>
      </w:r>
      <w:r w:rsidR="005D724C" w:rsidRPr="005D724C">
        <w:t>(Costanzo et al. 2015, Peffers et al. 2021)</w:t>
      </w:r>
      <w:r w:rsidR="00BF3DE6">
        <w:fldChar w:fldCharType="end"/>
      </w:r>
      <w:r w:rsidR="005D724C">
        <w:t>.</w:t>
      </w:r>
      <w:r w:rsidR="007232B5">
        <w:t xml:space="preserve"> </w:t>
      </w:r>
    </w:p>
    <w:p w14:paraId="44A5E5D3" w14:textId="30F40E47" w:rsidR="007861C0" w:rsidRPr="00EF7C78" w:rsidRDefault="00194116" w:rsidP="00BF3DE6">
      <w:pPr>
        <w:ind w:firstLine="720"/>
      </w:pPr>
      <w:r w:rsidRPr="00EF7C78">
        <w:rPr>
          <w:color w:val="374151"/>
          <w:shd w:val="clear" w:color="auto" w:fill="F7F7F8"/>
        </w:rPr>
        <w:t xml:space="preserve">We not only generated a heatmap of mosquito population predictions but also a corresponding elevation heatmap. </w:t>
      </w:r>
      <w:r w:rsidR="00003705" w:rsidRPr="00EF7C78">
        <w:rPr>
          <w:color w:val="374151"/>
          <w:shd w:val="clear" w:color="auto" w:fill="F7F7F8"/>
        </w:rPr>
        <w:t xml:space="preserve">We have discovered a correlation between mosquito population and elevation. Specifically, the mosquito population was significantly lower around the </w:t>
      </w:r>
      <w:proofErr w:type="gramStart"/>
      <w:r w:rsidR="00003705" w:rsidRPr="00EF7C78">
        <w:rPr>
          <w:color w:val="374151"/>
          <w:shd w:val="clear" w:color="auto" w:fill="F7F7F8"/>
        </w:rPr>
        <w:t>Appalachian mountain</w:t>
      </w:r>
      <w:proofErr w:type="gramEnd"/>
      <w:r w:rsidR="00003705" w:rsidRPr="00EF7C78">
        <w:rPr>
          <w:color w:val="374151"/>
          <w:shd w:val="clear" w:color="auto" w:fill="F7F7F8"/>
        </w:rPr>
        <w:t xml:space="preserve"> range than in the surrounding areas. This finding is consistent with other research which highlights the importance of elevation in mosquito distribution and population dynamics</w:t>
      </w:r>
      <w:r w:rsidR="00003705">
        <w:rPr>
          <w:color w:val="374151"/>
          <w:shd w:val="clear" w:color="auto" w:fill="F7F7F8"/>
        </w:rPr>
        <w:t xml:space="preserve"> </w:t>
      </w:r>
      <w:r w:rsidR="005D724C">
        <w:rPr>
          <w:color w:val="374151"/>
          <w:shd w:val="clear" w:color="auto" w:fill="F7F7F8"/>
        </w:rPr>
        <w:fldChar w:fldCharType="begin"/>
      </w:r>
      <w:r w:rsidR="005D724C">
        <w:rPr>
          <w:color w:val="374151"/>
          <w:shd w:val="clear" w:color="auto" w:fill="F7F7F8"/>
        </w:rPr>
        <w:instrText xml:space="preserve"> ADDIN ZOTERO_ITEM CSL_CITATION {"citationID":"EiT0Dyva","properties":{"formattedCitation":"(Ahumada et al. 2004, Wang et al. 2015)","plainCitation":"(Ahumada et al. 2004, Wang et al. 2015)","noteIndex":0},"citationItems":[{"id":36049,"uris":["http://zotero.org/users/5979620/items/6A6LWF39"],"itemData":{"id":36049,"type":"article-journal","abstract":"We present a population model to understand the effects of temperature and rainfall on the population dynamics of the southern house mosquito, Culex quinquefasciatus Say, along an elevational gradient in Hawaii. We use a novel approach to model the effects of temperature on population growth by dynamically incorporating developmental rate into the transition matrix, by using physiological ages of immatures instead of chronological age or stages. We also model the effects of rainfall on survival of immatures as the cumulative number of days below a certain rain threshold. Finally, we incorporate density dependence into the model as competition between immatures within breeding sites. Our model predicts the upper altitudinal distributions of Cx. quinquefasciatus on the Big Island of Hawaii for self-sustaining mosquito and migrating summer sink populations at 1,475 and 1,715 m above sea level, respectively. Our model predicts that mosquitoes at lower elevations can grow under a broader range of rainfall parameters than middle and high elevation populations. Density dependence in conjunction with the seasonal forcing imposed by temperature and rain creates cycles in the dynamics of the population that peak in the summer and early fall. The model provides a reasonable fit to the available data on mosquito abundance for the east side of Mauna Loa, Hawaii. The predictions of our model indicate the importance of abiotic conditions on mosquito dynamics and have important implications for the management of diseases transmitted by Cx. quinquefasciatus in Hawaii and elsewhere.","container-title":"Journal of Medical Entomology","DOI":"10.1603/0022-2585-41.6.1157","ISSN":"0022-2585","issue":"6","journalAbbreviation":"Journal of Medical Entomology","page":"1157-1170","source":"Silverchair","title":"Modeling the Population Dynamics of Culex quinquefasciatus (Diptera: Culicidae), along an Elevational Gradient in Hawaii","title-short":"Modeling the Population Dynamics of Culex quinquefasciatus (Diptera","volume":"41","author":[{"family":"Ahumada","given":"Jorge A."},{"family":"Laoointe","given":"Dennis"},{"family":"Samuel","given":"Michael D."}],"issued":{"date-parts":[["2004",11,1]]}}},{"id":1275,"uris":["http://zotero.org/users/5979620/items/2GXGLTB9"],"itemData":{"id":1275,"type":"article-journal","abstract":"Background: Understanding the ecology of malaria vectors such as species composition and population dynamics is essential for developing cost-effective strategies to control mosquito vector populations. Methods: Adult mosquitoes (n = 79,567) were collected in five villages along the China-Myanmar border from April 2012 to September 2014 using the CDC light trap without bait method. Mosquito community structure, Anopheles species composition and diversity were analyzed. Results: Twenty species of Anopheles mosquitoes were identified, with An. minimus s.l. accounting for 85 % of the total collections. Mosquito densities varied from 0.05 females per trap per night (f/t/n) to 3.00 f/t/n, with strong seasonality in all sites and densities peaked from June to August. An. minimus s.l. was predominant (accounting for 54-91 % of total captures) in four villages, An. maculatus s.l. was predominant (71 %) in the high elevation village of Dao Nong, and An. culicifacies accounted for 15 % of total captures in the peri-urban area of Simsa Lawk. All 20 species have been captured in the Mung Seng Yang village, 18 and 15 species in Ja Htu Kawng and Na Bang respectively, and nine species in both Simsa Lawk and Dao Nong. Species richness peaked from April to August. Species diversity, species dominance index, and species evenness fluctuated substantially from time to time with no clear seasonality, and varied greatly amongst villages. Conclusions: Mosquitoes were abundant in the China-Myanmar bordering agricultural area with clear seasonality. Species composition and density were strongly affected by natural environments. The targeted intervention strategy should be developed and implemented so as to achieve cost-effectiveness for malaria control and elimination along the border areas.","container-title":"Parasites &amp; Vectors","DOI":"10.1186/s13071-015-1057-1","ISSN":"1756-3305","note":"WOS:000360610800002","page":"445","title":"Population dynamics and community structure of Anopheles mosquitoes along the China-Myanmar border","volume":"8","author":[{"family":"Wang","given":"Ying"},{"family":"Zhong","given":"Daibin"},{"family":"Cui","given":"Liwang"},{"family":"Lee","given":"Ming-Chieh"},{"family":"Yang","given":"Zhaoqing"},{"family":"Yan","given":"Guiyun"},{"family":"Zhou","given":"Guofa"}],"issued":{"date-parts":[["2015",9,4]]}}}],"schema":"https://github.com/citation-style-language/schema/raw/master/csl-citation.json"} </w:instrText>
      </w:r>
      <w:r w:rsidR="005D724C">
        <w:rPr>
          <w:color w:val="374151"/>
          <w:shd w:val="clear" w:color="auto" w:fill="F7F7F8"/>
        </w:rPr>
        <w:fldChar w:fldCharType="separate"/>
      </w:r>
      <w:r w:rsidR="005D724C" w:rsidRPr="005D724C">
        <w:t>(Ahumada et al. 2004, Wang et al. 2015)</w:t>
      </w:r>
      <w:r w:rsidR="005D724C">
        <w:rPr>
          <w:color w:val="374151"/>
          <w:shd w:val="clear" w:color="auto" w:fill="F7F7F8"/>
        </w:rPr>
        <w:fldChar w:fldCharType="end"/>
      </w:r>
      <w:r w:rsidR="005D724C">
        <w:rPr>
          <w:color w:val="374151"/>
          <w:shd w:val="clear" w:color="auto" w:fill="F7F7F8"/>
        </w:rPr>
        <w:t>.</w:t>
      </w:r>
      <w:r w:rsidR="007A5483">
        <w:rPr>
          <w:color w:val="374151"/>
          <w:shd w:val="clear" w:color="auto" w:fill="F7F7F8"/>
        </w:rPr>
        <w:t xml:space="preserve"> </w:t>
      </w:r>
      <w:r w:rsidR="00683E3E" w:rsidRPr="00EF7C78">
        <w:rPr>
          <w:color w:val="374151"/>
          <w:shd w:val="clear" w:color="auto" w:fill="F7F7F8"/>
        </w:rPr>
        <w:t xml:space="preserve">We also generated a heatmap of human population and observed that areas with larger human populations had a higher mosquito population, even at the same elevation. For example, in Florida, the mosquito population was greater in Miami compared to surrounding areas. This trend can be attributed to </w:t>
      </w:r>
      <w:proofErr w:type="gramStart"/>
      <w:r w:rsidR="00683E3E" w:rsidRPr="00EF7C78">
        <w:rPr>
          <w:color w:val="374151"/>
          <w:shd w:val="clear" w:color="auto" w:fill="F7F7F8"/>
        </w:rPr>
        <w:t>a large number of</w:t>
      </w:r>
      <w:proofErr w:type="gramEnd"/>
      <w:r w:rsidR="00683E3E" w:rsidRPr="00EF7C78">
        <w:rPr>
          <w:color w:val="374151"/>
          <w:shd w:val="clear" w:color="auto" w:fill="F7F7F8"/>
        </w:rPr>
        <w:t xml:space="preserve"> humans and extensive urbanization, which provide abundant blood meals and breeding sites, particularly for </w:t>
      </w:r>
      <w:r w:rsidR="00683E3E" w:rsidRPr="005D724C">
        <w:rPr>
          <w:i/>
          <w:iCs/>
          <w:color w:val="374151"/>
          <w:shd w:val="clear" w:color="auto" w:fill="F7F7F8"/>
        </w:rPr>
        <w:t>Ae. albopictus</w:t>
      </w:r>
      <w:r w:rsidR="00683E3E" w:rsidRPr="00EF7C78">
        <w:rPr>
          <w:color w:val="374151"/>
          <w:shd w:val="clear" w:color="auto" w:fill="F7F7F8"/>
        </w:rPr>
        <w:t>. Other researchers have also confirmed the significance of human population in predicting mosquito population dynamics</w:t>
      </w:r>
      <w:r w:rsidR="005D724C">
        <w:rPr>
          <w:color w:val="374151"/>
          <w:shd w:val="clear" w:color="auto" w:fill="F7F7F8"/>
        </w:rPr>
        <w:t xml:space="preserve"> </w:t>
      </w:r>
      <w:r w:rsidR="009201DA" w:rsidRPr="00B65492">
        <w:fldChar w:fldCharType="begin"/>
      </w:r>
      <w:r w:rsidR="00E05A36">
        <w:instrText xml:space="preserve"> ADDIN ZOTERO_ITEM CSL_CITATION {"citationID":"28SBCI7b","properties":{"formattedCitation":"(Slosek 1986, Carbajo et al. 2006, Petri\\uc0\\u263{} et al. 2014, Obenauer et al. 2017)","plainCitation":"(Slosek 1986, Carbajo et al. 2006, Petrić et al. 2014, Obenauer et al. 2017)","noteIndex":0},"citationItems":[{"id":36057,"uris":["http://zotero.org/users/5979620/items/KHIRJIC5"],"itemData":{"id":36057,"type":"article-journal","abstract":"This paper describes the significant changes in the relationship between Aedes aegypti mosquitoes and the human population in the Americas from the 1800s to present. First, the history of the arrival of the mosquito, the consequent epidemics of yellow fever and dengue, and the eventual implication of the mosquito as vector is described. Second, the Pan American Health Organization's Aedes aegypti Eradication Program is discussed and the potential threat to the Americas of development of the dengue hemorraghic fever/dengue shock syndrome (DHF/DSS) is emphasized. Third, the limited efforts of the United States to control its A. aegypti population, which has serious implications for the success of the control of the species in the rest of the Americas, are commented upon. It is shown, in conclusion, that politics and economics, in addition to the state of biomedical knowledge, have a significant impact on the relationship between the mosquito and human populations in the Western hemisphere.","container-title":"Social Science &amp; Medicine","DOI":"10.1016/0277-9536(86)90345-X","ISSN":"0277-9536","issue":"3","journalAbbreviation":"Social Science &amp; Medicine","language":"en","page":"249-257","source":"ScienceDirect","title":"Aedes aegypti mosquitoes in the Americas: A review of their interactions with the human population","title-short":"Aedes aegypti mosquitoes in the Americas","volume":"23","author":[{"family":"Slosek","given":"Jean"}],"issued":{"date-parts":[["1986",1,1]]}}},{"id":448,"uris":["http://zotero.org/users/5979620/items/RHDPWXUK"],"itemData":{"id":448,"type":"article-journal","abstract":"The distribution of Aedes aegypti (L) (Diptera: Culicidae) oviposition in Buenos Aires City is spatially heterogeneous. Oviposition activity was monitored for a year with a grid of 279 traps at 850-m intervals that were serviced weekly. Geostatistics were used for the spatial analysis and generalized linear regression to model oviposition as a function of demographic and environmental variables. The proportion of weeks infested and the total number of eggs showed spatial continuity and were higher in areas that had higher densities of houses and were closer to industrial sites; they were lower in areas with higher human populations or higher densities of flats. When all sites were considered, the spatial structure showed a strong trend, but after regression, the residuals presented lower spatial dependence. When only infested sites were considered, the oviposition variables were spatially autocorrelated and the regression residuals showed little or no spatial dependence. The spatial pattern of Ae. aegypti oviposition in a highly urbanized city such as Buenos Aires seems to be related to the urbanization gradient. These urban environments might present different resource availability or continuity between patches of resources.","container-title":"Medical and Veterinary Entomology","DOI":"10.1111/j.1365-2915.2006.00625.x","ISSN":"1365-2915","issue":"2","language":"en","license":"2006 The Royal Entomological Society","page":"209-218","source":"Wiley Online Library","title":"Spatial distribution pattern of oviposition in the mosquito Aedes aegypti in relation to urbanization in Buenos Aires: southern fringe bionomics of an introduced vector","title-short":"Spatial distribution pattern of oviposition in the mosquito Aedes aegypti in relation to urbanization in Buenos Aires","volume":"20","author":[{"family":"Carbajo","given":"A. E."},{"family":"Curto","given":"S. I."},{"family":"Schweigmann","given":"N. J."}],"issued":{"date-parts":[["2006"]]}}},{"id":319,"uris":["http://zotero.org/users/5979620/items/7Z8VLHIQ"],"itemData":{"id":319,"type":"article-journal","abstract":"To enable a better understanding of the overwhelming alterations in the invasive mosquito species (IMS), methodical insight into the population and environmental factors that govern the IMS and pathogen adaptations are essential. There are numerous ways of estimating mosquito populations, and usually these describe developmental and life-history parameters. The key population parameters that should be considered during the surveillance of invasive mosquito species are: (1) population size and dynamics during the season, (2) longevity, (3) biting behaviour, and (4) dispersal capacity. Knowledge of these parameters coupled with vector competence may help to determine the vectorial capacity of IMS and basic disease reproduction number (R0) to support mosquito borne disease (MBD) risk assessment. Similarly, environmental factors include availability and type of larval breeding containers, climate change, environmental change, human population density, increased human travel and goods transport, changes in living, agricultural and farming habits (e.g. land use), and reduction of resources in the life cycle of mosquitoes by interventions (e.g. source reduction of aquatic habitats). Human population distributions, urbanisation, and human population movement are the key behavioural factors in most IMS-transmitted diseases. Anthropogenic issues are related to the global spread of MBD such as the introduction, reintroduction, circulation of IMS and increased exposure to humans from infected mosquito bites. This review addresses the population and environmental factors underlying the growing changes in IMS populations in Europe and confers the parameters selected by criteria of their applicability. In addition, overview of the commonly used and newly developed tools for their monitoring is provided.","container-title":"Parasites &amp; Vectors","DOI":"10.1186/1756-3305-7-187","ISSN":"1756-3305","issue":"1","journalAbbreviation":"Parasites &amp; Vectors","page":"187","source":"BioMed Central","title":"Monitoring population and environmental parameters of invasive mosquito species in Europe","volume":"7","author":[{"family":"Petrić","given":"Dušan"},{"family":"Bellini","given":"Romeo"},{"family":"Scholte","given":"Ernst-Jan"},{"family":"Rakotoarivony","given":"Laurence Marrama"},{"family":"Schaffner","given":"Francis"}],"issued":{"date-parts":[["2014",4,16]]}}},{"id":445,"uris":["http://zotero.org/users/5979620/items/Z3LQVXKA"],"itemData":{"id":445,"type":"article-journal","abstract":"The mosquito Aedes aegypti has long been a vector for human illness in the Southeastern United States. In the past, it has been responsible for outbreaks of dengue, chikungunya, and yellow fever and, very recently, the Zika virus that has been introduced to the region. Multiple studies have modeled the geographic distribution of Ae. aegypti as a function of climate factors; however, this ignores the importance of humans to the anthropophilic biter. Furthermore, Ae. aegypti thrives in areas where humans have created standing water sites, such as water storage containers and trash. As models are developed to examine the potential impact of climate change, it becomes increasingly important to include the most comprehensive set of predictors possible.","container-title":"Tropical Medicine and Health","DOI":"10.1186/s41182-017-0078-1","ISSN":"1349-4147","issue":"1","journalAbbreviation":"Tropical Medicine and Health","page":"38","source":"BioMed Central","title":"The importance of human population characteristics in modeling Aedes aegypti distributions and assessing risk of mosquito-borne infectious diseases","volume":"45","author":[{"family":"Obenauer","given":"Julie F."},{"family":"Andrew Joyner","given":"T."},{"family":"Harris","given":"Joseph B."}],"issued":{"date-parts":[["2017",11,15]]}}}],"schema":"https://github.com/citation-style-language/schema/raw/master/csl-citation.json"} </w:instrText>
      </w:r>
      <w:r w:rsidR="009201DA" w:rsidRPr="00B65492">
        <w:fldChar w:fldCharType="separate"/>
      </w:r>
      <w:r w:rsidR="00E05A36" w:rsidRPr="00E05A36">
        <w:rPr>
          <w:szCs w:val="24"/>
        </w:rPr>
        <w:t>(Slosek 1986, Carbajo et al. 2006, Petrić et al. 2014, Obenauer et al. 2017)</w:t>
      </w:r>
      <w:r w:rsidR="009201DA" w:rsidRPr="00B65492">
        <w:fldChar w:fldCharType="end"/>
      </w:r>
      <w:r w:rsidR="009201DA" w:rsidRPr="00B65492">
        <w:t xml:space="preserve">. </w:t>
      </w:r>
      <w:r w:rsidR="00F05F61" w:rsidRPr="00EF7C78">
        <w:rPr>
          <w:color w:val="374151"/>
          <w:shd w:val="clear" w:color="auto" w:fill="F7F7F8"/>
        </w:rPr>
        <w:t>Additionally, a higher mosquito population increases the risk of the prevalence of mosquito-borne diseases</w:t>
      </w:r>
      <w:r w:rsidR="00E05A36">
        <w:rPr>
          <w:color w:val="374151"/>
          <w:shd w:val="clear" w:color="auto" w:fill="F7F7F8"/>
        </w:rPr>
        <w:t xml:space="preserve"> </w:t>
      </w:r>
      <w:r w:rsidR="009201DA" w:rsidRPr="00B65492">
        <w:fldChar w:fldCharType="begin"/>
      </w:r>
      <w:r w:rsidR="005D724C">
        <w:instrText xml:space="preserve"> ADDIN ZOTERO_ITEM CSL_CITATION {"citationID":"0xTPe2hS","properties":{"formattedCitation":"(Smith et al. 2004)","plainCitation":"(Smith et al. 2004)","noteIndex":0},"citationItems":[{"id":311,"uris":["http://zotero.org/users/5979620/items/7RBDARFY"],"itemData":{"id":311,"type":"article-journal","abstract":"A common assumption about malaria, dengue, and other mosquito-borne infections is that the two main components of the risk of human infection—the rate at which people are bitten (human biting rate) and the proportion of mosquitoes that are infectious—are positively correlated. In fact, these two risk factors are generated by different processes and may be negatively correlated across space and time in heterogeneous environments. Uneven distribution of blood-meal hosts and larval habitat creates a spatial mosaic of demograPhic sources and sinks. Moreover, mosquito populations fluctuate temporally, forced by environmental variables such as rainfall, temperature, and humidity. These sources of spatial and temporal heterogeneity in the distribution of mosquito populations generate variability in the human biting rate, in the proportion of mosquitoes that are infectious, and in the risk of human infection. To understand how heterogeneity affects the epidemiology of mosquito-borne infections, we developed a set of simple models that incorporate heterogeneity in a stepwise fashion. These models predict that the human biting rate is highest shortly after the mosquito densities peak, near breeding sites where adult mosquitoes emerge, and around the edges of areas where humans are aggregated. In contrast, the proportion of mosquitoes that are infectious reflects the age structure of mosquito populations; it peaks where old mosquitoes are found, far from mosquito breeding habitat, and when mosquito population density is declining. Finally, we show that estimates for the average risk of infection that are based on the average entomological inoculation rate are strongly biased in heterogeneous environments.","container-title":"PLOS Biology","DOI":"10.1371/journal.pbio.0020368","ISSN":"1545-7885","issue":"11","journalAbbreviation":"PLOS Biology","language":"en","page":"e368","source":"PLoS Journals","title":"The Risk of a Mosquito-Borne Infectionin a Heterogeneous Environment","volume":"2","author":[{"family":"Smith","given":"David L."},{"family":"Dushoff","given":"Jonathan"},{"family":"McKenzie","given":"F. Ellis"}],"issued":{"date-parts":[["2004",10,26]]}}}],"schema":"https://github.com/citation-style-language/schema/raw/master/csl-citation.json"} </w:instrText>
      </w:r>
      <w:r w:rsidR="009201DA" w:rsidRPr="00B65492">
        <w:fldChar w:fldCharType="separate"/>
      </w:r>
      <w:r w:rsidR="009201DA" w:rsidRPr="00B65492">
        <w:t>(Smith et al. 2004)</w:t>
      </w:r>
      <w:r w:rsidR="009201DA" w:rsidRPr="00B65492">
        <w:fldChar w:fldCharType="end"/>
      </w:r>
      <w:r w:rsidR="00F05F61" w:rsidRPr="00EF7C78">
        <w:t>.</w:t>
      </w:r>
      <w:r w:rsidR="00F05F61" w:rsidRPr="00B65492">
        <w:t xml:space="preserve"> </w:t>
      </w:r>
      <w:r w:rsidR="00B65492" w:rsidRPr="00EF7C78">
        <w:rPr>
          <w:color w:val="374151"/>
          <w:shd w:val="clear" w:color="auto" w:fill="F7F7F8"/>
        </w:rPr>
        <w:t xml:space="preserve">We also examined the relationship between tree cover and the predicted populations of three </w:t>
      </w:r>
      <w:r w:rsidR="00B65492" w:rsidRPr="00E05A36">
        <w:rPr>
          <w:i/>
          <w:iCs/>
          <w:color w:val="374151"/>
          <w:shd w:val="clear" w:color="auto" w:fill="F7F7F8"/>
        </w:rPr>
        <w:t>Aedes</w:t>
      </w:r>
      <w:r w:rsidR="00B65492" w:rsidRPr="00EF7C78">
        <w:rPr>
          <w:color w:val="374151"/>
          <w:shd w:val="clear" w:color="auto" w:fill="F7F7F8"/>
        </w:rPr>
        <w:t xml:space="preserve"> species. Our analysis revealed </w:t>
      </w:r>
      <w:proofErr w:type="gramStart"/>
      <w:r w:rsidR="00B65492" w:rsidRPr="00EF7C78">
        <w:rPr>
          <w:color w:val="374151"/>
          <w:shd w:val="clear" w:color="auto" w:fill="F7F7F8"/>
        </w:rPr>
        <w:t>that</w:t>
      </w:r>
      <w:proofErr w:type="gramEnd"/>
      <w:r w:rsidR="00B65492" w:rsidRPr="00EF7C78">
        <w:rPr>
          <w:color w:val="374151"/>
          <w:shd w:val="clear" w:color="auto" w:fill="F7F7F8"/>
        </w:rPr>
        <w:t xml:space="preserve"> </w:t>
      </w:r>
      <w:r w:rsidR="00B65492" w:rsidRPr="00E05A36">
        <w:rPr>
          <w:i/>
          <w:iCs/>
          <w:color w:val="374151"/>
          <w:shd w:val="clear" w:color="auto" w:fill="F7F7F8"/>
        </w:rPr>
        <w:t>Ae. triseriatus</w:t>
      </w:r>
      <w:r w:rsidR="00B65492" w:rsidRPr="00EF7C78">
        <w:rPr>
          <w:color w:val="374151"/>
          <w:shd w:val="clear" w:color="auto" w:fill="F7F7F8"/>
        </w:rPr>
        <w:t xml:space="preserve"> and </w:t>
      </w:r>
      <w:r w:rsidR="00B65492" w:rsidRPr="00E05A36">
        <w:rPr>
          <w:i/>
          <w:iCs/>
          <w:color w:val="374151"/>
          <w:shd w:val="clear" w:color="auto" w:fill="F7F7F8"/>
        </w:rPr>
        <w:t>Ae. japonicus</w:t>
      </w:r>
      <w:r w:rsidR="00B65492" w:rsidRPr="00EF7C78">
        <w:rPr>
          <w:color w:val="374151"/>
          <w:shd w:val="clear" w:color="auto" w:fill="F7F7F8"/>
        </w:rPr>
        <w:t xml:space="preserve"> tend to be more abundant in forested areas, while </w:t>
      </w:r>
      <w:r w:rsidR="00B65492" w:rsidRPr="00E05A36">
        <w:rPr>
          <w:i/>
          <w:iCs/>
          <w:color w:val="374151"/>
          <w:shd w:val="clear" w:color="auto" w:fill="F7F7F8"/>
        </w:rPr>
        <w:t>Ae. albopictus</w:t>
      </w:r>
      <w:r w:rsidR="00B65492" w:rsidRPr="00EF7C78">
        <w:rPr>
          <w:color w:val="374151"/>
          <w:shd w:val="clear" w:color="auto" w:fill="F7F7F8"/>
        </w:rPr>
        <w:t xml:space="preserve"> is more prevalent in human-populated areas. This pattern is consistent with the ecological preferences of these species, as </w:t>
      </w:r>
      <w:r w:rsidR="00B65492" w:rsidRPr="00E05A36">
        <w:rPr>
          <w:i/>
          <w:iCs/>
          <w:color w:val="374151"/>
          <w:shd w:val="clear" w:color="auto" w:fill="F7F7F8"/>
        </w:rPr>
        <w:t>Ae. triseriatus</w:t>
      </w:r>
      <w:r w:rsidR="00B65492" w:rsidRPr="00EF7C78">
        <w:rPr>
          <w:color w:val="374151"/>
          <w:shd w:val="clear" w:color="auto" w:fill="F7F7F8"/>
        </w:rPr>
        <w:t xml:space="preserve"> and </w:t>
      </w:r>
      <w:r w:rsidR="00B65492" w:rsidRPr="00E05A36">
        <w:rPr>
          <w:i/>
          <w:iCs/>
          <w:color w:val="374151"/>
          <w:shd w:val="clear" w:color="auto" w:fill="F7F7F8"/>
        </w:rPr>
        <w:t>Ae. japonicus</w:t>
      </w:r>
      <w:r w:rsidR="00B65492" w:rsidRPr="00EF7C78">
        <w:rPr>
          <w:color w:val="374151"/>
          <w:shd w:val="clear" w:color="auto" w:fill="F7F7F8"/>
        </w:rPr>
        <w:t xml:space="preserve"> breed in natural water containers found in forested habitats, while </w:t>
      </w:r>
      <w:r w:rsidR="00B65492" w:rsidRPr="00E05A36">
        <w:rPr>
          <w:i/>
          <w:iCs/>
          <w:color w:val="374151"/>
          <w:shd w:val="clear" w:color="auto" w:fill="F7F7F8"/>
        </w:rPr>
        <w:t>Ae. albopictus</w:t>
      </w:r>
      <w:r w:rsidR="00B65492" w:rsidRPr="00EF7C78">
        <w:rPr>
          <w:color w:val="374151"/>
          <w:shd w:val="clear" w:color="auto" w:fill="F7F7F8"/>
        </w:rPr>
        <w:t xml:space="preserve"> is highly adapted to urban </w:t>
      </w:r>
      <w:r w:rsidR="00B65492" w:rsidRPr="00EF7C78">
        <w:rPr>
          <w:color w:val="374151"/>
          <w:shd w:val="clear" w:color="auto" w:fill="F7F7F8"/>
        </w:rPr>
        <w:lastRenderedPageBreak/>
        <w:t xml:space="preserve">and suburban environments. The ability of </w:t>
      </w:r>
      <w:r w:rsidR="00B65492" w:rsidRPr="00E05A36">
        <w:rPr>
          <w:i/>
          <w:iCs/>
          <w:color w:val="374151"/>
          <w:shd w:val="clear" w:color="auto" w:fill="F7F7F8"/>
        </w:rPr>
        <w:t>Ae. triseriatus</w:t>
      </w:r>
      <w:r w:rsidR="00B65492" w:rsidRPr="00EF7C78">
        <w:rPr>
          <w:color w:val="374151"/>
          <w:shd w:val="clear" w:color="auto" w:fill="F7F7F8"/>
        </w:rPr>
        <w:t xml:space="preserve"> and </w:t>
      </w:r>
      <w:r w:rsidR="00B65492" w:rsidRPr="00E05A36">
        <w:rPr>
          <w:i/>
          <w:iCs/>
          <w:color w:val="374151"/>
          <w:shd w:val="clear" w:color="auto" w:fill="F7F7F8"/>
        </w:rPr>
        <w:t>Ae. japonicus</w:t>
      </w:r>
      <w:r w:rsidR="00B65492" w:rsidRPr="00EF7C78">
        <w:rPr>
          <w:color w:val="374151"/>
          <w:shd w:val="clear" w:color="auto" w:fill="F7F7F8"/>
        </w:rPr>
        <w:t xml:space="preserve"> to thrive in forests may be due to their ability to avoid competition with </w:t>
      </w:r>
      <w:r w:rsidR="00B65492" w:rsidRPr="00E05A36">
        <w:rPr>
          <w:i/>
          <w:iCs/>
          <w:color w:val="374151"/>
          <w:shd w:val="clear" w:color="auto" w:fill="F7F7F8"/>
        </w:rPr>
        <w:t>Ae. albopictus</w:t>
      </w:r>
      <w:r w:rsidR="00B65492" w:rsidRPr="00B65492" w:rsidDel="00B65492">
        <w:rPr>
          <w:i/>
        </w:rPr>
        <w:t xml:space="preserve"> </w:t>
      </w:r>
      <w:r w:rsidR="007861C0" w:rsidRPr="00B65492">
        <w:fldChar w:fldCharType="begin"/>
      </w:r>
      <w:r w:rsidR="005D724C">
        <w:instrText xml:space="preserve"> ADDIN ZOTERO_ITEM CSL_CITATION {"citationID":"oOOZovgO","properties":{"formattedCitation":"(Novak et al. 1993, Barker et al. 2003, Armistead et al. 2008, Kaufman and Fonseca 2014)","plainCitation":"(Novak et al. 1993, Barker et al. 2003, Armistead et al. 2008, Kaufman and Fonseca 2014)","noteIndex":0},"citationItems":[{"id":320,"uris":["http://zotero.org/users/5979620/items/MV69QNYS"],"itemData":{"id":320,"type":"article-journal","abstract":"Abstract.   Potential larval competition between Aedes albopictus (Skuse) and Aedes triseriatus (Say) was examined with replacement series experimental design,","container-title":"Environmental Entomology","DOI":"10.1093/ee/22.2.311","ISSN":"0046-225X","issue":"2","journalAbbreviation":"Environ Entomol","language":"en","page":"311-318","source":"academic.oup.com","title":"Evaluating Larval Competition Between Aedes albopictus and A. triseriatus (Diptera: Culicidae) through Replacement Series Experiments","title-short":"Evaluating Larval Competition Between Aedes albopictus and A. triseriatus (Diptera","volume":"22","author":[{"family":"Novak","given":"Mark G."},{"family":"Higley","given":"Leon G."},{"family":"Christianssen","given":"Carl A."},{"family":"Rowley","given":"Wayne A."}],"issued":{"date-parts":[["1993",4,1]]}}},{"id":341,"uris":["http://zotero.org/users/5979620/items/GLDI398Z"],"itemData":{"id":341,"type":"article-journal","abstract":"Abstract.  Recently, the number of reported human cases of La Crosse encephalitis, an illness caused by mosquito-borne La Crosse virus (LAC), has increased in s","container-title":"Journal of Medical Entomology","DOI":"10.1603/0022-2585-40.4.403","ISSN":"0022-2585","issue":"4","journalAbbreviation":"J Med Entomol","language":"en","page":"403-410","source":"academic.oup.com","title":"Habitat Preferences and Phenology of Ochlerotatus triseriatus and Aedes albopictus (Diptera: Culicidae) in Southwestern Virginia","title-short":"Habitat Preferences and Phenology of Ochlerotatus triseriatus and Aedes albopictus (Diptera","volume":"40","author":[{"family":"Barker","given":"C. M."},{"family":"Paulson","given":"S. L."},{"family":"Cantrell","given":"S."},{"family":"Davis","given":"B. S."}],"issued":{"date-parts":[["2003",7,1]]}}},{"id":342,"uris":["http://zotero.org/users/5979620/items/85IQ44QU"],"itemData":{"id":342,"type":"article-journal","abstract":"Abstract.  Aedes albopictus (Skuse) and Aedes japonicus (Theobald) are two of the most recent and widespread invasive mosquito species to have become establishe","container-title":"Journal of Medical Entomology","DOI":"10.1093/jmedent/45.4.629","ISSN":"0022-2585","issue":"4","journalAbbreviation":"J Med Entomol","language":"en","page":"629-637","source":"academic.oup.com","title":"Interspecific Larval Competition Between Aedes albopictus and Aedes japonicus (Diptera: Culicidae) in Northern Virginia","title-short":"Interspecific Larval Competition Between Aedes albopictus and Aedes japonicus (Diptera","volume":"45","author":[{"family":"Armistead","given":"J. S."},{"family":"Arias","given":"J. R."},{"family":"Nishimura","given":"N."},{"family":"Lounibos","given":"L. P."}],"issued":{"date-parts":[["2008",7,1]]}}},{"id":327,"uris":["http://zotero.org/users/5979620/items/QRBT6TP5"],"itemData":{"id":327,"type":"article-journal","abstract":"Aedes japonicus japonicus (Theobald) (Diptera: Culicidae) has recently expanded beyond its native range of Japan and Korea into large parts of North America and Central Europe. Population genetic studies begun immediately after the species was detected in North America revealed genetically distinct introductions that subsequently merged, likely contributing to the successful expansion. Interactions, particularly in the larval stage, with other known disease vectors give this invasive subspecies the potential to influence local disease dynamics. Its successful invasion likely does not involve superior direct competitive abilities, but it is associated with the use of diverse larval habitats and a cold tolerance that allows an expanded seasonal activity range in temperate climates. We predict a continued but slower expansion of Ae. j. japonicus in North America and a continued rapid expansion into other areas as this mosquito will eventually be considered a permanent resident of much of North America, Europe, Asia, and parts of Hawaii.","container-title":"Annual Review of Entomology","DOI":"10.1146/annurev-ento-011613-162012","issue":"1","note":"PMID: 24397520","page":"31-49","source":"Annual Reviews","title":"Invasion Biology of Aedes japonicus japonicus (Diptera: Culicidae)","title-short":"Invasion Biology of Aedes japonicus japonicus (Diptera","volume":"59","author":[{"family":"Kaufman","given":"Michael G."},{"family":"Fonseca","given":"Dina M."}],"issued":{"date-parts":[["2014"]]}}}],"schema":"https://github.com/citation-style-language/schema/raw/master/csl-citation.json"} </w:instrText>
      </w:r>
      <w:r w:rsidR="007861C0" w:rsidRPr="00B65492">
        <w:fldChar w:fldCharType="separate"/>
      </w:r>
      <w:r w:rsidR="007861C0" w:rsidRPr="00B65492">
        <w:t>(Novak et al. 1993, Barker et al. 2003, Armistead et al. 2008, Kaufman and Fonseca 2014)</w:t>
      </w:r>
      <w:r w:rsidR="007861C0" w:rsidRPr="00B65492">
        <w:fldChar w:fldCharType="end"/>
      </w:r>
      <w:r w:rsidR="007861C0" w:rsidRPr="00B65492">
        <w:t>.</w:t>
      </w:r>
    </w:p>
    <w:p w14:paraId="335BC176" w14:textId="2B6EBA21" w:rsidR="00950250" w:rsidRDefault="00950250" w:rsidP="00596D94"/>
    <w:p w14:paraId="058FF663" w14:textId="77777777" w:rsidR="00BF3DE6" w:rsidRDefault="003A7D95">
      <w:pPr>
        <w:rPr>
          <w:rFonts w:ascii="Segoe UI" w:hAnsi="Segoe UI" w:cs="Segoe UI"/>
          <w:color w:val="374151"/>
          <w:shd w:val="clear" w:color="auto" w:fill="F7F7F8"/>
        </w:rPr>
      </w:pPr>
      <w:r w:rsidRPr="00EF7C78">
        <w:rPr>
          <w:color w:val="374151"/>
          <w:shd w:val="clear" w:color="auto" w:fill="F7F7F8"/>
        </w:rPr>
        <w:t xml:space="preserve">Our study revealed the presence of </w:t>
      </w:r>
      <w:r w:rsidRPr="00BF3DE6">
        <w:rPr>
          <w:i/>
          <w:iCs/>
          <w:color w:val="374151"/>
          <w:shd w:val="clear" w:color="auto" w:fill="F7F7F8"/>
        </w:rPr>
        <w:t>Ae. aegypti</w:t>
      </w:r>
      <w:r w:rsidRPr="00EF7C78">
        <w:rPr>
          <w:color w:val="374151"/>
          <w:shd w:val="clear" w:color="auto" w:fill="F7F7F8"/>
        </w:rPr>
        <w:t xml:space="preserve"> in Alabama, but </w:t>
      </w:r>
      <w:r w:rsidRPr="00BF3DE6">
        <w:rPr>
          <w:i/>
          <w:iCs/>
          <w:color w:val="374151"/>
          <w:shd w:val="clear" w:color="auto" w:fill="F7F7F8"/>
        </w:rPr>
        <w:t>Ae. albopictus</w:t>
      </w:r>
      <w:r w:rsidRPr="00EF7C78">
        <w:rPr>
          <w:color w:val="374151"/>
          <w:shd w:val="clear" w:color="auto" w:fill="F7F7F8"/>
        </w:rPr>
        <w:t xml:space="preserve"> remains the predominant species. Additionally, our findings indicate that the peak mosquito population occurs in August and September. Using a random forest model, we identified temperature, water vapor pressure, and day length as important factors for mosquito population dynamics. Furthermore, we generated a heatmap predicting mosquito populations in the Southeastern United States and found potential relationships with human population, tree cover, and elevation. Overall, our study provides valuable information for developing effective mosquito management strategies and introduces a novel modeling approach for predicting mosquito populations</w:t>
      </w:r>
      <w:r>
        <w:rPr>
          <w:rFonts w:ascii="Segoe UI" w:hAnsi="Segoe UI" w:cs="Segoe UI"/>
          <w:color w:val="374151"/>
          <w:shd w:val="clear" w:color="auto" w:fill="F7F7F8"/>
        </w:rPr>
        <w:t>.</w:t>
      </w:r>
    </w:p>
    <w:p w14:paraId="26A02F50" w14:textId="4D565F39" w:rsidR="001B6415" w:rsidRDefault="00596D94">
      <w:r>
        <w:t xml:space="preserve">Reference </w:t>
      </w:r>
    </w:p>
    <w:p w14:paraId="1F4B1863" w14:textId="77777777" w:rsidR="00540569" w:rsidRDefault="00BD4FBB" w:rsidP="00540569">
      <w:pPr>
        <w:pStyle w:val="Bibliography"/>
      </w:pPr>
      <w:r>
        <w:fldChar w:fldCharType="begin"/>
      </w:r>
      <w:r w:rsidR="00E05A36">
        <w:instrText xml:space="preserve"> ADDIN ZOTERO_BIBL {"uncited":[],"omitted":[],"custom":[]} CSL_BIBLIOGRAPHY </w:instrText>
      </w:r>
      <w:r>
        <w:fldChar w:fldCharType="separate"/>
      </w:r>
      <w:r w:rsidR="00540569">
        <w:rPr>
          <w:b/>
          <w:bCs/>
        </w:rPr>
        <w:t>Abd El-Ghany, N. M., S. E. Abd El-Aziz, and S. S. Marei</w:t>
      </w:r>
      <w:r w:rsidR="00540569">
        <w:t xml:space="preserve">. </w:t>
      </w:r>
      <w:r w:rsidR="00540569">
        <w:rPr>
          <w:b/>
          <w:bCs/>
        </w:rPr>
        <w:t>2020</w:t>
      </w:r>
      <w:r w:rsidR="00540569">
        <w:t>. A review: application of remote sensing as a promising strategy for insect pests and diseases management. Environ Sci Pollut Res. 27: 33503–33515.</w:t>
      </w:r>
    </w:p>
    <w:p w14:paraId="1EF34B69" w14:textId="77777777" w:rsidR="00540569" w:rsidRDefault="00540569" w:rsidP="00540569">
      <w:pPr>
        <w:pStyle w:val="Bibliography"/>
      </w:pPr>
      <w:r>
        <w:rPr>
          <w:b/>
          <w:bCs/>
        </w:rPr>
        <w:t>Abdelrazec, A., and A. B. Gumel</w:t>
      </w:r>
      <w:r>
        <w:t xml:space="preserve">. </w:t>
      </w:r>
      <w:r>
        <w:rPr>
          <w:b/>
          <w:bCs/>
        </w:rPr>
        <w:t>2017</w:t>
      </w:r>
      <w:r>
        <w:t>. Mathematical assessment of the role of temperature and rainfall on mosquito population dynamics. J. Math. Biol. 74: 1351–1395.</w:t>
      </w:r>
    </w:p>
    <w:p w14:paraId="76A0AC85" w14:textId="77777777" w:rsidR="00540569" w:rsidRDefault="00540569" w:rsidP="00540569">
      <w:pPr>
        <w:pStyle w:val="Bibliography"/>
      </w:pPr>
      <w:r>
        <w:rPr>
          <w:b/>
          <w:bCs/>
        </w:rPr>
        <w:t>Ahumada, J. A., D. Laoointe, and M. D. Samuel</w:t>
      </w:r>
      <w:r>
        <w:t xml:space="preserve">. </w:t>
      </w:r>
      <w:r>
        <w:rPr>
          <w:b/>
          <w:bCs/>
        </w:rPr>
        <w:t>2004</w:t>
      </w:r>
      <w:r>
        <w:t>. Modeling the Population Dynamics of Culex quinquefasciatus (Diptera: Culicidae), along an Elevational Gradient in Hawaii. Journal of Medical Entomology. 41: 1157–1170.</w:t>
      </w:r>
    </w:p>
    <w:p w14:paraId="0D075F0F" w14:textId="77777777" w:rsidR="00540569" w:rsidRDefault="00540569" w:rsidP="00540569">
      <w:pPr>
        <w:pStyle w:val="Bibliography"/>
      </w:pPr>
      <w:r>
        <w:rPr>
          <w:b/>
          <w:bCs/>
        </w:rPr>
        <w:t>Alto, B. W., and S. A. Juliano</w:t>
      </w:r>
      <w:r>
        <w:t xml:space="preserve">. </w:t>
      </w:r>
      <w:r>
        <w:rPr>
          <w:b/>
          <w:bCs/>
        </w:rPr>
        <w:t>2001</w:t>
      </w:r>
      <w:r>
        <w:t>. Temperature effects on the dynamics of Aedes albopictus (Diptera: Culicidae) populations in the laboratory. Journal of medical entomology. 38: 548–556.</w:t>
      </w:r>
    </w:p>
    <w:p w14:paraId="6ED675EC" w14:textId="77777777" w:rsidR="00540569" w:rsidRDefault="00540569" w:rsidP="00540569">
      <w:pPr>
        <w:pStyle w:val="Bibliography"/>
      </w:pPr>
      <w:r>
        <w:rPr>
          <w:b/>
          <w:bCs/>
        </w:rPr>
        <w:t>Angelini, P., P. Macini, A. C. Finarelli, C. Po, C. Venturelli, R. Bellini, and M. Dottori</w:t>
      </w:r>
      <w:r>
        <w:t xml:space="preserve">. </w:t>
      </w:r>
      <w:r>
        <w:rPr>
          <w:b/>
          <w:bCs/>
        </w:rPr>
        <w:t>2008</w:t>
      </w:r>
      <w:r>
        <w:t>. Chikungunya epidemic outbreak in Emilia-Romagna (Italy) during summer 2007. Parassitologia. 50: 97.</w:t>
      </w:r>
    </w:p>
    <w:p w14:paraId="3476D6C5" w14:textId="77777777" w:rsidR="00540569" w:rsidRDefault="00540569" w:rsidP="00540569">
      <w:pPr>
        <w:pStyle w:val="Bibliography"/>
      </w:pPr>
      <w:r>
        <w:rPr>
          <w:b/>
          <w:bCs/>
        </w:rPr>
        <w:t>Armistead, J. S., J. R. Arias, N. Nishimura, and L. P. Lounibos</w:t>
      </w:r>
      <w:r>
        <w:t xml:space="preserve">. </w:t>
      </w:r>
      <w:r>
        <w:rPr>
          <w:b/>
          <w:bCs/>
        </w:rPr>
        <w:t>2008</w:t>
      </w:r>
      <w:r>
        <w:t>. Interspecific Larval Competition Between Aedes albopictus and Aedes japonicus (Diptera: Culicidae) in Northern Virginia. J Med Entomol. 45: 629–637.</w:t>
      </w:r>
    </w:p>
    <w:p w14:paraId="4E1A1D1B" w14:textId="77777777" w:rsidR="00540569" w:rsidRDefault="00540569" w:rsidP="00540569">
      <w:pPr>
        <w:pStyle w:val="Bibliography"/>
      </w:pPr>
      <w:r>
        <w:rPr>
          <w:b/>
          <w:bCs/>
        </w:rPr>
        <w:t>Barker, C. M., S. L. Paulson, S. Cantrell, and B. S. Davis</w:t>
      </w:r>
      <w:r>
        <w:t xml:space="preserve">. </w:t>
      </w:r>
      <w:r>
        <w:rPr>
          <w:b/>
          <w:bCs/>
        </w:rPr>
        <w:t>2003</w:t>
      </w:r>
      <w:r>
        <w:t>. Habitat Preferences and Phenology of Ochlerotatus triseriatus and Aedes albopictus (Diptera: Culicidae) in Southwestern Virginia. J Med Entomol. 40: 403–410.</w:t>
      </w:r>
    </w:p>
    <w:p w14:paraId="5ADB70F8" w14:textId="77777777" w:rsidR="00540569" w:rsidRDefault="00540569" w:rsidP="00540569">
      <w:pPr>
        <w:pStyle w:val="Bibliography"/>
      </w:pPr>
      <w:r>
        <w:rPr>
          <w:b/>
          <w:bCs/>
        </w:rPr>
        <w:t>Barrera, R.</w:t>
      </w:r>
      <w:r>
        <w:t xml:space="preserve"> </w:t>
      </w:r>
      <w:r>
        <w:rPr>
          <w:b/>
          <w:bCs/>
        </w:rPr>
        <w:t>1996</w:t>
      </w:r>
      <w:r>
        <w:t>. Competition and resistance to starvation in larvae of container-inhabiting Aedes mosquitoes. Ecological Entomology. 21: 117–127.</w:t>
      </w:r>
    </w:p>
    <w:p w14:paraId="2F89C3F8" w14:textId="77777777" w:rsidR="00540569" w:rsidRDefault="00540569" w:rsidP="00540569">
      <w:pPr>
        <w:pStyle w:val="Bibliography"/>
      </w:pPr>
      <w:r>
        <w:rPr>
          <w:b/>
          <w:bCs/>
        </w:rPr>
        <w:lastRenderedPageBreak/>
        <w:t>Barrera, R., M. Amador, and A. J. MacKay</w:t>
      </w:r>
      <w:r>
        <w:t xml:space="preserve">. </w:t>
      </w:r>
      <w:r>
        <w:rPr>
          <w:b/>
          <w:bCs/>
        </w:rPr>
        <w:t>2011</w:t>
      </w:r>
      <w:r>
        <w:t>. Population Dynamics of Aedes aegypti and Dengue as Influenced by Weather and Human Behavior in San Juan, Puerto Rico. PLOS Neglected Tropical Diseases. 5: e1378.</w:t>
      </w:r>
    </w:p>
    <w:p w14:paraId="532FCDD2" w14:textId="77777777" w:rsidR="00540569" w:rsidRDefault="00540569" w:rsidP="00540569">
      <w:pPr>
        <w:pStyle w:val="Bibliography"/>
      </w:pPr>
      <w:r>
        <w:rPr>
          <w:b/>
          <w:bCs/>
        </w:rPr>
        <w:t>Beck-Johnson, L. M., W. A. Nelson, K. P. Paaijmans, A. F. Read, M. B. Thomas, and O. N. Bjørnstad</w:t>
      </w:r>
      <w:r>
        <w:t xml:space="preserve">. </w:t>
      </w:r>
      <w:r>
        <w:rPr>
          <w:b/>
          <w:bCs/>
        </w:rPr>
        <w:t>2013</w:t>
      </w:r>
      <w:r>
        <w:t>. The Effect of Temperature on Anopheles Mosquito Population Dynamics and the Potential for Malaria Transmission. PLOS ONE. 8: e79276.</w:t>
      </w:r>
    </w:p>
    <w:p w14:paraId="6BF7CB20" w14:textId="77777777" w:rsidR="00540569" w:rsidRDefault="00540569" w:rsidP="00540569">
      <w:pPr>
        <w:pStyle w:val="Bibliography"/>
      </w:pPr>
      <w:r>
        <w:rPr>
          <w:b/>
          <w:bCs/>
        </w:rPr>
        <w:t>Beck-Johnson, L. M., W. A. Nelson, K. P. Paaijmans, A. F. Read, M. B. Thomas, and O. N. Bjørnstad</w:t>
      </w:r>
      <w:r>
        <w:t xml:space="preserve">. </w:t>
      </w:r>
      <w:r>
        <w:rPr>
          <w:b/>
          <w:bCs/>
        </w:rPr>
        <w:t>n.d.</w:t>
      </w:r>
      <w:r>
        <w:t xml:space="preserve"> The importance of temperature fluctuations in understanding mosquito population dynamics and malaria risk. Royal Society Open Science. 4: 160969.</w:t>
      </w:r>
    </w:p>
    <w:p w14:paraId="1C3882AA" w14:textId="77777777" w:rsidR="00540569" w:rsidRDefault="00540569" w:rsidP="00540569">
      <w:pPr>
        <w:pStyle w:val="Bibliography"/>
      </w:pPr>
      <w:r>
        <w:rPr>
          <w:b/>
          <w:bCs/>
        </w:rPr>
        <w:t>Bonizzoni, M., G. Gasperi, X. Chen, and A. A. James</w:t>
      </w:r>
      <w:r>
        <w:t xml:space="preserve">. </w:t>
      </w:r>
      <w:r>
        <w:rPr>
          <w:b/>
          <w:bCs/>
        </w:rPr>
        <w:t>2013</w:t>
      </w:r>
      <w:r>
        <w:t>. The invasive mosquito species Aedes albopictus: current knowledge and future perspectives. Trends in Parasitology. 29: 460–468.</w:t>
      </w:r>
    </w:p>
    <w:p w14:paraId="3EF966EF" w14:textId="77777777" w:rsidR="00540569" w:rsidRDefault="00540569" w:rsidP="00540569">
      <w:pPr>
        <w:pStyle w:val="Bibliography"/>
      </w:pPr>
      <w:r>
        <w:rPr>
          <w:b/>
          <w:bCs/>
        </w:rPr>
        <w:t>Brady, O. J., M. A. Johansson, C. A. Guerra, S. Bhatt, N. Golding, D. M. Pigott, H. Delatte, M. G. Grech, P. T. Leisnham, R. Maciel-de-Freitas, L. M. Styer, D. L. Smith, T. W. Scott, P. W. Gething, and S. I. Hay</w:t>
      </w:r>
      <w:r>
        <w:t xml:space="preserve">. </w:t>
      </w:r>
      <w:r>
        <w:rPr>
          <w:b/>
          <w:bCs/>
        </w:rPr>
        <w:t>2013</w:t>
      </w:r>
      <w:r>
        <w:t>. Modelling adult Aedes aegypti and Aedes albopictus survival at different temperatures in laboratory and field settings. Parasites &amp; Vectors. 6: 351.</w:t>
      </w:r>
    </w:p>
    <w:p w14:paraId="00EEBAFD" w14:textId="77777777" w:rsidR="00540569" w:rsidRDefault="00540569" w:rsidP="00540569">
      <w:pPr>
        <w:pStyle w:val="Bibliography"/>
      </w:pPr>
      <w:r>
        <w:rPr>
          <w:b/>
          <w:bCs/>
        </w:rPr>
        <w:t>Braks, M. a. H., N. A. Honório, L. P. Lounibos, R. Lourenço-De-Oliveira, and S. A. Juliano</w:t>
      </w:r>
      <w:r>
        <w:t xml:space="preserve">. </w:t>
      </w:r>
      <w:r>
        <w:rPr>
          <w:b/>
          <w:bCs/>
        </w:rPr>
        <w:t>2004</w:t>
      </w:r>
      <w:r>
        <w:t>. Interspecific Competition Between Two Invasive Species of Container Mosquitoes, Aedes aegypti and Aedes albopictus (Diptera: Culicidae), in Brazil. Ann Entomol Soc Am. 97: 130–139.</w:t>
      </w:r>
    </w:p>
    <w:p w14:paraId="61883F6B" w14:textId="77777777" w:rsidR="00540569" w:rsidRDefault="00540569" w:rsidP="00540569">
      <w:pPr>
        <w:pStyle w:val="Bibliography"/>
      </w:pPr>
      <w:r>
        <w:rPr>
          <w:b/>
          <w:bCs/>
        </w:rPr>
        <w:t>Breiman, L.</w:t>
      </w:r>
      <w:r>
        <w:t xml:space="preserve"> </w:t>
      </w:r>
      <w:r>
        <w:rPr>
          <w:b/>
          <w:bCs/>
        </w:rPr>
        <w:t>2001</w:t>
      </w:r>
      <w:r>
        <w:t>. Random Forests. Machine Learning. 45: 5–32.</w:t>
      </w:r>
    </w:p>
    <w:p w14:paraId="42F5DEF6" w14:textId="77777777" w:rsidR="00540569" w:rsidRDefault="00540569" w:rsidP="00540569">
      <w:pPr>
        <w:pStyle w:val="Bibliography"/>
      </w:pPr>
      <w:r>
        <w:rPr>
          <w:b/>
          <w:bCs/>
        </w:rPr>
        <w:t>Buckner, E. A., M. S. Blackmore, S. W. Golladay, and A. P. Covich</w:t>
      </w:r>
      <w:r>
        <w:t xml:space="preserve">. </w:t>
      </w:r>
      <w:r>
        <w:rPr>
          <w:b/>
          <w:bCs/>
        </w:rPr>
        <w:t>2011</w:t>
      </w:r>
      <w:r>
        <w:t>. Weather and landscape factors associated with adult mosquito abundance in southwestern Georgia, U.S.A. Journal of Vector Ecology. 36: 269–278.</w:t>
      </w:r>
    </w:p>
    <w:p w14:paraId="6D7768AB" w14:textId="77777777" w:rsidR="00540569" w:rsidRDefault="00540569" w:rsidP="00540569">
      <w:pPr>
        <w:pStyle w:val="Bibliography"/>
      </w:pPr>
      <w:r>
        <w:rPr>
          <w:b/>
          <w:bCs/>
        </w:rPr>
        <w:t>Canyon, D. V., J. L. K. Hii, and R. Müller</w:t>
      </w:r>
      <w:r>
        <w:t xml:space="preserve">. </w:t>
      </w:r>
      <w:r>
        <w:rPr>
          <w:b/>
          <w:bCs/>
        </w:rPr>
        <w:t>1999</w:t>
      </w:r>
      <w:r>
        <w:t>. Adaptation of Aedes aegypti (Diptera: Culicidae) oviposition behavior in response to humidity and diet. Journal of Insect Physiology. 45: 959–964.</w:t>
      </w:r>
    </w:p>
    <w:p w14:paraId="18F75824" w14:textId="77777777" w:rsidR="00540569" w:rsidRDefault="00540569" w:rsidP="00540569">
      <w:pPr>
        <w:pStyle w:val="Bibliography"/>
      </w:pPr>
      <w:r>
        <w:rPr>
          <w:b/>
          <w:bCs/>
        </w:rPr>
        <w:t>Carbajo, A. E., S. I. Curto, and N. J. Schweigmann</w:t>
      </w:r>
      <w:r>
        <w:t xml:space="preserve">. </w:t>
      </w:r>
      <w:r>
        <w:rPr>
          <w:b/>
          <w:bCs/>
        </w:rPr>
        <w:t>2006</w:t>
      </w:r>
      <w:r>
        <w:t>. Spatial distribution pattern of oviposition in the mosquito Aedes aegypti in relation to urbanization in Buenos Aires: southern fringe bionomics of an introduced vector. Medical and Veterinary Entomology. 20: 209–218.</w:t>
      </w:r>
    </w:p>
    <w:p w14:paraId="63FD25D5" w14:textId="77777777" w:rsidR="00540569" w:rsidRDefault="00540569" w:rsidP="00540569">
      <w:pPr>
        <w:pStyle w:val="Bibliography"/>
      </w:pPr>
      <w:r>
        <w:rPr>
          <w:b/>
          <w:bCs/>
        </w:rPr>
        <w:t>Carrieri, M., P. Fariselli, B. Maccagnani, P. Angelini, M. Calzolari, and R. Bellini</w:t>
      </w:r>
      <w:r>
        <w:t xml:space="preserve">. </w:t>
      </w:r>
      <w:r>
        <w:rPr>
          <w:b/>
          <w:bCs/>
        </w:rPr>
        <w:t>2014</w:t>
      </w:r>
      <w:r>
        <w:t>. Weather Factors Influencing the Population Dynamics of Culex pipiens (Diptera: Culicidae) in the Po Plain Valley, Italy (1997-2011). Environmental Entomology. 43: 482–490.</w:t>
      </w:r>
    </w:p>
    <w:p w14:paraId="01A14489" w14:textId="77777777" w:rsidR="00540569" w:rsidRDefault="00540569" w:rsidP="00540569">
      <w:pPr>
        <w:pStyle w:val="Bibliography"/>
      </w:pPr>
      <w:r>
        <w:rPr>
          <w:b/>
          <w:bCs/>
        </w:rPr>
        <w:t>CasasMartínez, M., A. OrozcoBonilla, M. MuñozReyes, A. UlloaGarcía, J. G. Bond, J. ValleMora, M. Weber, and J. C. Rojas</w:t>
      </w:r>
      <w:r>
        <w:t xml:space="preserve">. </w:t>
      </w:r>
      <w:r>
        <w:rPr>
          <w:b/>
          <w:bCs/>
        </w:rPr>
        <w:t>2013</w:t>
      </w:r>
      <w:r>
        <w:t>. A new tent trap for monitoring the daily activity of Aedes aegypti and Aedes albopictus. Journal of Vector Ecology. 38: 277–288.</w:t>
      </w:r>
    </w:p>
    <w:p w14:paraId="22CEDB51" w14:textId="77777777" w:rsidR="00540569" w:rsidRDefault="00540569" w:rsidP="00540569">
      <w:pPr>
        <w:pStyle w:val="Bibliography"/>
      </w:pPr>
      <w:r>
        <w:rPr>
          <w:b/>
          <w:bCs/>
        </w:rPr>
        <w:t>Costa, E. A. P. de A., E. M. de M. Santos, J. C. Correia, and C. M. R. de Albuquerque</w:t>
      </w:r>
      <w:r>
        <w:t xml:space="preserve">. </w:t>
      </w:r>
      <w:r>
        <w:rPr>
          <w:b/>
          <w:bCs/>
        </w:rPr>
        <w:t>2010</w:t>
      </w:r>
      <w:r>
        <w:t>. Impact of small variations in temperature and humidity on the reproductive activity and survival of Aedes aegypti (Diptera, Culicidae). Revista Brasileira de Entomologia. 54: 488–493.</w:t>
      </w:r>
    </w:p>
    <w:p w14:paraId="74C077F5" w14:textId="77777777" w:rsidR="00540569" w:rsidRDefault="00540569" w:rsidP="00540569">
      <w:pPr>
        <w:pStyle w:val="Bibliography"/>
      </w:pPr>
      <w:r>
        <w:rPr>
          <w:b/>
          <w:bCs/>
        </w:rPr>
        <w:t>Costanzo, K. S., S. Schelble, K. Jerz, and M. Keenan</w:t>
      </w:r>
      <w:r>
        <w:t xml:space="preserve">. </w:t>
      </w:r>
      <w:r>
        <w:rPr>
          <w:b/>
          <w:bCs/>
        </w:rPr>
        <w:t>2015</w:t>
      </w:r>
      <w:r>
        <w:t>. The effect of photoperiod on life history and blood-feeding activity in Aedes albopictus and Aedes aegypti (Diptera: Culicidae). Journal of Vector Ecology. 40: 164–171.</w:t>
      </w:r>
    </w:p>
    <w:p w14:paraId="16C6ECED" w14:textId="77777777" w:rsidR="00540569" w:rsidRDefault="00540569" w:rsidP="00540569">
      <w:pPr>
        <w:pStyle w:val="Bibliography"/>
      </w:pPr>
      <w:r>
        <w:rPr>
          <w:b/>
          <w:bCs/>
        </w:rPr>
        <w:t>Denlinger, D. L., and P. A. Armbruster</w:t>
      </w:r>
      <w:r>
        <w:t xml:space="preserve">. </w:t>
      </w:r>
      <w:r>
        <w:rPr>
          <w:b/>
          <w:bCs/>
        </w:rPr>
        <w:t>2014</w:t>
      </w:r>
      <w:r>
        <w:t>. Mosquito Diapause. Annual Review of Entomology. 59: 73–93.</w:t>
      </w:r>
    </w:p>
    <w:p w14:paraId="687C0627" w14:textId="77777777" w:rsidR="00540569" w:rsidRDefault="00540569" w:rsidP="00540569">
      <w:pPr>
        <w:pStyle w:val="Bibliography"/>
      </w:pPr>
      <w:r>
        <w:rPr>
          <w:b/>
          <w:bCs/>
        </w:rPr>
        <w:t>Denlinger, D. L., G. D. Yocum, and J. P. Rinehart</w:t>
      </w:r>
      <w:r>
        <w:t xml:space="preserve">. </w:t>
      </w:r>
      <w:r>
        <w:rPr>
          <w:b/>
          <w:bCs/>
        </w:rPr>
        <w:t>2012</w:t>
      </w:r>
      <w:r>
        <w:t xml:space="preserve">. 10 - Hormonal Control of Diapause, pp. 430–463. </w:t>
      </w:r>
      <w:r>
        <w:rPr>
          <w:i/>
          <w:iCs/>
        </w:rPr>
        <w:t>In</w:t>
      </w:r>
      <w:r>
        <w:t xml:space="preserve"> Gilbert, L.I. (ed.), Insect Endocrinology. Academic Press, San Diego.</w:t>
      </w:r>
    </w:p>
    <w:p w14:paraId="79050000" w14:textId="77777777" w:rsidR="00540569" w:rsidRDefault="00540569" w:rsidP="00540569">
      <w:pPr>
        <w:pStyle w:val="Bibliography"/>
      </w:pPr>
      <w:r>
        <w:rPr>
          <w:b/>
          <w:bCs/>
        </w:rPr>
        <w:t>Ding, F., J. Fu, D. Jiang, M. Hao, and G. Lin</w:t>
      </w:r>
      <w:r>
        <w:t xml:space="preserve">. </w:t>
      </w:r>
      <w:r>
        <w:rPr>
          <w:b/>
          <w:bCs/>
        </w:rPr>
        <w:t>2018</w:t>
      </w:r>
      <w:r>
        <w:t>. Mapping the spatial distribution of Aedes aegypti and Aedes albopictus. Acta Tropica. 178: 155–162.</w:t>
      </w:r>
    </w:p>
    <w:p w14:paraId="4FDDE72D" w14:textId="77777777" w:rsidR="00540569" w:rsidRDefault="00540569" w:rsidP="00540569">
      <w:pPr>
        <w:pStyle w:val="Bibliography"/>
      </w:pPr>
      <w:r>
        <w:rPr>
          <w:b/>
          <w:bCs/>
        </w:rPr>
        <w:t>Erraguntla, M., D. Dave, J. Zapletal, K. Myles, Z. N. Adelman, T. D. Pohlenz, and M. Lawley</w:t>
      </w:r>
      <w:r>
        <w:t xml:space="preserve">. </w:t>
      </w:r>
      <w:r>
        <w:rPr>
          <w:b/>
          <w:bCs/>
        </w:rPr>
        <w:t>2021</w:t>
      </w:r>
      <w:r>
        <w:t>. Predictive model for microclimatic temperature and its use in mosquito population modeling. Sci Rep. 11: 18909.</w:t>
      </w:r>
    </w:p>
    <w:p w14:paraId="0EFA87D6" w14:textId="77777777" w:rsidR="00540569" w:rsidRDefault="00540569" w:rsidP="00540569">
      <w:pPr>
        <w:pStyle w:val="Bibliography"/>
      </w:pPr>
      <w:r>
        <w:rPr>
          <w:b/>
          <w:bCs/>
        </w:rPr>
        <w:t>Ewing, D. A., C. A. Cobbold, B. V. Purse, M. A. Nunn, and S. M. White</w:t>
      </w:r>
      <w:r>
        <w:t xml:space="preserve">. </w:t>
      </w:r>
      <w:r>
        <w:rPr>
          <w:b/>
          <w:bCs/>
        </w:rPr>
        <w:t>2016</w:t>
      </w:r>
      <w:r>
        <w:t>. Modelling the effect of temperature on the seasonal population dynamics of temperate mosquitoes. Journal of Theoretical Biology. 400: 65–79.</w:t>
      </w:r>
    </w:p>
    <w:p w14:paraId="3C39D217" w14:textId="77777777" w:rsidR="00540569" w:rsidRDefault="00540569" w:rsidP="00540569">
      <w:pPr>
        <w:pStyle w:val="Bibliography"/>
      </w:pPr>
      <w:r>
        <w:rPr>
          <w:b/>
          <w:bCs/>
        </w:rPr>
        <w:lastRenderedPageBreak/>
        <w:t>Ezanno, P., M. Aubry-Kientz, S. Arnoux, P. Cailly, G. L’Ambert, C. Toty, T. Balenghien, and A. Tran</w:t>
      </w:r>
      <w:r>
        <w:t xml:space="preserve">. </w:t>
      </w:r>
      <w:r>
        <w:rPr>
          <w:b/>
          <w:bCs/>
        </w:rPr>
        <w:t>2015</w:t>
      </w:r>
      <w:r>
        <w:t>. A generic weather-driven model to predict mosquito population dynamics applied to species of Anopheles, Culex and Aedes genera of southern France. Preventive Veterinary Medicine, 2nd International Conference on Animal Health Surveillance (ICAHS). 120: 39–50.</w:t>
      </w:r>
    </w:p>
    <w:p w14:paraId="113DA2C9" w14:textId="77777777" w:rsidR="00540569" w:rsidRDefault="00540569" w:rsidP="00540569">
      <w:pPr>
        <w:pStyle w:val="Bibliography"/>
      </w:pPr>
      <w:r>
        <w:rPr>
          <w:b/>
          <w:bCs/>
        </w:rPr>
        <w:t>Farajollahi, A., and D. C. Price</w:t>
      </w:r>
      <w:r>
        <w:t xml:space="preserve">. </w:t>
      </w:r>
      <w:r>
        <w:rPr>
          <w:b/>
          <w:bCs/>
        </w:rPr>
        <w:t>2013</w:t>
      </w:r>
      <w:r>
        <w:t>. A Rapid Identification Guide for Larvae of the Most Common North American Container-Inhabiting Aedes Species of Medical Importance. moco. 29: 203–221.</w:t>
      </w:r>
    </w:p>
    <w:p w14:paraId="049AB81D" w14:textId="77777777" w:rsidR="00540569" w:rsidRDefault="00540569" w:rsidP="00540569">
      <w:pPr>
        <w:pStyle w:val="Bibliography"/>
      </w:pPr>
      <w:r>
        <w:rPr>
          <w:b/>
          <w:bCs/>
        </w:rPr>
        <w:t>Freier, J. E., and P. R. Grimstad</w:t>
      </w:r>
      <w:r>
        <w:t xml:space="preserve">. </w:t>
      </w:r>
      <w:r>
        <w:rPr>
          <w:b/>
          <w:bCs/>
        </w:rPr>
        <w:t>1983</w:t>
      </w:r>
      <w:r>
        <w:t>. Transmission of Dengue Virus by Orally Infected Aedes Triseriatus*. The American Journal of Tropical Medicine and Hygiene. 32: 1429–1434.</w:t>
      </w:r>
    </w:p>
    <w:p w14:paraId="3E95E1C3" w14:textId="77777777" w:rsidR="00540569" w:rsidRDefault="00540569" w:rsidP="00540569">
      <w:pPr>
        <w:pStyle w:val="Bibliography"/>
      </w:pPr>
      <w:r>
        <w:rPr>
          <w:b/>
          <w:bCs/>
        </w:rPr>
        <w:t>Frogner, K. J.</w:t>
      </w:r>
      <w:r>
        <w:t xml:space="preserve"> </w:t>
      </w:r>
      <w:r>
        <w:rPr>
          <w:b/>
          <w:bCs/>
        </w:rPr>
        <w:t>1980</w:t>
      </w:r>
      <w:r>
        <w:t>. Variable Developmental Period: Intraspecific Competition Models with Conditional Age-Specific Maturity and Mortality Schedules. Ecology. 61: 1099–1106.</w:t>
      </w:r>
    </w:p>
    <w:p w14:paraId="1702DCA5" w14:textId="77777777" w:rsidR="00540569" w:rsidRDefault="00540569" w:rsidP="00540569">
      <w:pPr>
        <w:pStyle w:val="Bibliography"/>
      </w:pPr>
      <w:r>
        <w:rPr>
          <w:b/>
          <w:bCs/>
        </w:rPr>
        <w:t>Gong, H., A. De Gaetano, and L. Harrington</w:t>
      </w:r>
      <w:r>
        <w:t xml:space="preserve">. </w:t>
      </w:r>
      <w:r>
        <w:rPr>
          <w:b/>
          <w:bCs/>
        </w:rPr>
        <w:t>2007</w:t>
      </w:r>
      <w:r>
        <w:t xml:space="preserve">. A climate based mosquito population model, pp. 24–27. </w:t>
      </w:r>
      <w:r>
        <w:rPr>
          <w:i/>
          <w:iCs/>
        </w:rPr>
        <w:t>In</w:t>
      </w:r>
      <w:r>
        <w:t xml:space="preserve"> Proceedings of the World Congress on Engineering and Computer Science.</w:t>
      </w:r>
    </w:p>
    <w:p w14:paraId="63D76182" w14:textId="77777777" w:rsidR="00540569" w:rsidRDefault="00540569" w:rsidP="00540569">
      <w:pPr>
        <w:pStyle w:val="Bibliography"/>
      </w:pPr>
      <w:r>
        <w:rPr>
          <w:b/>
          <w:bCs/>
        </w:rPr>
        <w:t>Gray, E. W., B. A. Harrison, M. L. Womack, J. Kerce, C. J. Neely, and R. Noblet</w:t>
      </w:r>
      <w:r>
        <w:t xml:space="preserve">. </w:t>
      </w:r>
      <w:r>
        <w:rPr>
          <w:b/>
          <w:bCs/>
        </w:rPr>
        <w:t>2005</w:t>
      </w:r>
      <w:r>
        <w:t>. OCHLEROTATUS JAPONICUS JAPONICUS (THEOBALD) IN GEORGIA AND NORTH CAROLINA. moco. 21: 144–146.</w:t>
      </w:r>
    </w:p>
    <w:p w14:paraId="58C4A193" w14:textId="77777777" w:rsidR="00540569" w:rsidRDefault="00540569" w:rsidP="00540569">
      <w:pPr>
        <w:pStyle w:val="Bibliography"/>
      </w:pPr>
      <w:r>
        <w:rPr>
          <w:b/>
          <w:bCs/>
        </w:rPr>
        <w:t>Harbach, R. E.</w:t>
      </w:r>
      <w:r>
        <w:t xml:space="preserve"> </w:t>
      </w:r>
      <w:r>
        <w:rPr>
          <w:b/>
          <w:bCs/>
        </w:rPr>
        <w:t>2007</w:t>
      </w:r>
      <w:r>
        <w:t>. The Culicidae (Diptera): a review of taxonomy, classification and phylogeny*. Zootaxa. 1668: 591–638.</w:t>
      </w:r>
    </w:p>
    <w:p w14:paraId="0A776D15" w14:textId="77777777" w:rsidR="00540569" w:rsidRDefault="00540569" w:rsidP="00540569">
      <w:pPr>
        <w:pStyle w:val="Bibliography"/>
      </w:pPr>
      <w:r>
        <w:rPr>
          <w:b/>
          <w:bCs/>
        </w:rPr>
        <w:t>Ho, T. K.</w:t>
      </w:r>
      <w:r>
        <w:t xml:space="preserve"> </w:t>
      </w:r>
      <w:r>
        <w:rPr>
          <w:b/>
          <w:bCs/>
        </w:rPr>
        <w:t>1995</w:t>
      </w:r>
      <w:r>
        <w:t xml:space="preserve">. Random decision forests, pp. 278–282 vol.1. </w:t>
      </w:r>
      <w:r>
        <w:rPr>
          <w:i/>
          <w:iCs/>
        </w:rPr>
        <w:t>In</w:t>
      </w:r>
      <w:r>
        <w:t xml:space="preserve"> Proceedings of 3rd International Conference on Document Analysis and Recognition. Presented at the Proceedings of 3rd International Conference on Document Analysis and Recognition.</w:t>
      </w:r>
    </w:p>
    <w:p w14:paraId="22A06897" w14:textId="77777777" w:rsidR="00540569" w:rsidRDefault="00540569" w:rsidP="00540569">
      <w:pPr>
        <w:pStyle w:val="Bibliography"/>
      </w:pPr>
      <w:r>
        <w:rPr>
          <w:b/>
          <w:bCs/>
        </w:rPr>
        <w:t>Ho, T. K.</w:t>
      </w:r>
      <w:r>
        <w:t xml:space="preserve"> </w:t>
      </w:r>
      <w:r>
        <w:rPr>
          <w:b/>
          <w:bCs/>
        </w:rPr>
        <w:t>1998</w:t>
      </w:r>
      <w:r>
        <w:t>. The random subspace method for constructing decision forests. IEEE Transactions on Pattern Analysis and Machine Intelligence. 20: 832–844.</w:t>
      </w:r>
    </w:p>
    <w:p w14:paraId="7ED937E7" w14:textId="77777777" w:rsidR="00540569" w:rsidRDefault="00540569" w:rsidP="00540569">
      <w:pPr>
        <w:pStyle w:val="Bibliography"/>
      </w:pPr>
      <w:r>
        <w:rPr>
          <w:b/>
          <w:bCs/>
        </w:rPr>
        <w:t>Hobbs, J. H., and E. A. Hughes</w:t>
      </w:r>
      <w:r>
        <w:t xml:space="preserve">. </w:t>
      </w:r>
      <w:r>
        <w:rPr>
          <w:b/>
          <w:bCs/>
        </w:rPr>
        <w:t>1991</w:t>
      </w:r>
      <w:r>
        <w:t>. Replacement of Aedes aegypti by Aedes albopictus in Mobile, Alabama. Journal of the American Mosquito Control Association. 7: 488–489.</w:t>
      </w:r>
    </w:p>
    <w:p w14:paraId="6E428AF5" w14:textId="77777777" w:rsidR="00540569" w:rsidRDefault="00540569" w:rsidP="00540569">
      <w:pPr>
        <w:pStyle w:val="Bibliography"/>
      </w:pPr>
      <w:r>
        <w:rPr>
          <w:b/>
          <w:bCs/>
        </w:rPr>
        <w:t>Joshi, A., and C. Miller</w:t>
      </w:r>
      <w:r>
        <w:t xml:space="preserve">. </w:t>
      </w:r>
      <w:r>
        <w:rPr>
          <w:b/>
          <w:bCs/>
        </w:rPr>
        <w:t>2021</w:t>
      </w:r>
      <w:r>
        <w:t>. Review of machine learning techniques for mosquito control in urban environments. Ecological Informatics. 61: 101241.</w:t>
      </w:r>
    </w:p>
    <w:p w14:paraId="09D9C488" w14:textId="77777777" w:rsidR="00540569" w:rsidRDefault="00540569" w:rsidP="00540569">
      <w:pPr>
        <w:pStyle w:val="Bibliography"/>
      </w:pPr>
      <w:r>
        <w:rPr>
          <w:b/>
          <w:bCs/>
        </w:rPr>
        <w:t>Juliano, S. A.</w:t>
      </w:r>
      <w:r>
        <w:t xml:space="preserve"> </w:t>
      </w:r>
      <w:r>
        <w:rPr>
          <w:b/>
          <w:bCs/>
        </w:rPr>
        <w:t>2007</w:t>
      </w:r>
      <w:r>
        <w:t>. Population Dynamics. J Am Mosq Control Assoc. 23: 265–275.</w:t>
      </w:r>
    </w:p>
    <w:p w14:paraId="02553BB3" w14:textId="77777777" w:rsidR="00540569" w:rsidRDefault="00540569" w:rsidP="00540569">
      <w:pPr>
        <w:pStyle w:val="Bibliography"/>
      </w:pPr>
      <w:r>
        <w:rPr>
          <w:b/>
          <w:bCs/>
        </w:rPr>
        <w:t>Juliano, S. A., L. P. Lounibos, and G. F. O’Meara</w:t>
      </w:r>
      <w:r>
        <w:t xml:space="preserve">. </w:t>
      </w:r>
      <w:r>
        <w:rPr>
          <w:b/>
          <w:bCs/>
        </w:rPr>
        <w:t>2004</w:t>
      </w:r>
      <w:r>
        <w:t>. A field test for competitive effects of Aedes albopictus on A-aegypti in South Florida: differences between sites of coexistence and exclusion? Oecologia. 139: 583–593.</w:t>
      </w:r>
    </w:p>
    <w:p w14:paraId="1ADFEE8A" w14:textId="77777777" w:rsidR="00540569" w:rsidRDefault="00540569" w:rsidP="00540569">
      <w:pPr>
        <w:pStyle w:val="Bibliography"/>
      </w:pPr>
      <w:r>
        <w:rPr>
          <w:b/>
          <w:bCs/>
        </w:rPr>
        <w:t>Kaufman, M. G., and D. M. Fonseca</w:t>
      </w:r>
      <w:r>
        <w:t xml:space="preserve">. </w:t>
      </w:r>
      <w:r>
        <w:rPr>
          <w:b/>
          <w:bCs/>
        </w:rPr>
        <w:t>2014</w:t>
      </w:r>
      <w:r>
        <w:t>. Invasion Biology of Aedes japonicus japonicus (Diptera: Culicidae). Annual Review of Entomology. 59: 31–49.</w:t>
      </w:r>
    </w:p>
    <w:p w14:paraId="1BCED391" w14:textId="77777777" w:rsidR="00540569" w:rsidRDefault="00540569" w:rsidP="00540569">
      <w:pPr>
        <w:pStyle w:val="Bibliography"/>
      </w:pPr>
      <w:r>
        <w:rPr>
          <w:b/>
          <w:bCs/>
        </w:rPr>
        <w:t>Kerkow, A., R. Wieland, L. Früh, F. Hölker, J. M. Jeschke, D. Werner, and H. Kampen</w:t>
      </w:r>
      <w:r>
        <w:t xml:space="preserve">. </w:t>
      </w:r>
      <w:r>
        <w:rPr>
          <w:b/>
          <w:bCs/>
        </w:rPr>
        <w:t>2020</w:t>
      </w:r>
      <w:r>
        <w:t>. Can data from native mosquitoes support determining invasive species habitats? Modelling the climatic niche of Aedes japonicus japonicus (Diptera, Culicidae) in Germany. Parasitol Res. 119: 31–42.</w:t>
      </w:r>
    </w:p>
    <w:p w14:paraId="68972B54" w14:textId="77777777" w:rsidR="00540569" w:rsidRDefault="00540569" w:rsidP="00540569">
      <w:pPr>
        <w:pStyle w:val="Bibliography"/>
      </w:pPr>
      <w:r>
        <w:rPr>
          <w:b/>
          <w:bCs/>
        </w:rPr>
        <w:t>Kerkow, A., R. Wieland, M. B. Koban, F. Hölker, J. M. Jeschke, D. Werner, and H. Kampen</w:t>
      </w:r>
      <w:r>
        <w:t xml:space="preserve">. </w:t>
      </w:r>
      <w:r>
        <w:rPr>
          <w:b/>
          <w:bCs/>
        </w:rPr>
        <w:t>2019</w:t>
      </w:r>
      <w:r>
        <w:t>. What makes the Asian bush mosquito Aedes japonicus japonicus feel comfortable in Germany? A fuzzy modelling approach. Parasites &amp; Vectors. 12: 106.</w:t>
      </w:r>
    </w:p>
    <w:p w14:paraId="0A662490" w14:textId="77777777" w:rsidR="00540569" w:rsidRDefault="00540569" w:rsidP="00540569">
      <w:pPr>
        <w:pStyle w:val="Bibliography"/>
      </w:pPr>
      <w:r>
        <w:rPr>
          <w:b/>
          <w:bCs/>
        </w:rPr>
        <w:t>Kobayashi, M., N. Nihei, and T. Kurihara</w:t>
      </w:r>
      <w:r>
        <w:t xml:space="preserve">. </w:t>
      </w:r>
      <w:r>
        <w:rPr>
          <w:b/>
          <w:bCs/>
        </w:rPr>
        <w:t>2002</w:t>
      </w:r>
      <w:r>
        <w:t>. Analysis of Northern Distribution of Aedes albopictus (Diptera: Culicidae) in Japan by Geographical Information System. J Med Entomol. 39: 4–11.</w:t>
      </w:r>
    </w:p>
    <w:p w14:paraId="0B956322" w14:textId="77777777" w:rsidR="00540569" w:rsidRDefault="00540569" w:rsidP="00540569">
      <w:pPr>
        <w:pStyle w:val="Bibliography"/>
      </w:pPr>
      <w:r>
        <w:rPr>
          <w:b/>
          <w:bCs/>
        </w:rPr>
        <w:t>Kortbeek, R. W. J., M. D. Galland, A. Muras, F. M. van der Kloet, B. André, M. Heilijgers, S. A. F. T. van Hijum, M. A. Haring, R. C. Schuurink, and P. M. Bleeker</w:t>
      </w:r>
      <w:r>
        <w:t xml:space="preserve">. </w:t>
      </w:r>
      <w:r>
        <w:rPr>
          <w:b/>
          <w:bCs/>
        </w:rPr>
        <w:t>2021</w:t>
      </w:r>
      <w:r>
        <w:t>. Natural variation in wild tomato trichomes; selecting metabolites that contribute to insect resistance using a random forest approach. BMC Plant Biol. 21: 315.</w:t>
      </w:r>
    </w:p>
    <w:p w14:paraId="7D08D961" w14:textId="77777777" w:rsidR="00540569" w:rsidRDefault="00540569" w:rsidP="00540569">
      <w:pPr>
        <w:pStyle w:val="Bibliography"/>
      </w:pPr>
      <w:r>
        <w:rPr>
          <w:b/>
          <w:bCs/>
        </w:rPr>
        <w:t>Lambrechts, L., T. W. Scott, and D. J. Gubler</w:t>
      </w:r>
      <w:r>
        <w:t xml:space="preserve">. </w:t>
      </w:r>
      <w:r>
        <w:rPr>
          <w:b/>
          <w:bCs/>
        </w:rPr>
        <w:t>2010</w:t>
      </w:r>
      <w:r>
        <w:t>. Consequences of the Expanding Global Distribution of Aedes albopictus for Dengue Virus Transmission. PLOS Neglected Tropical Diseases. 4: e646.</w:t>
      </w:r>
    </w:p>
    <w:p w14:paraId="578849C2" w14:textId="77777777" w:rsidR="00540569" w:rsidRDefault="00540569" w:rsidP="00540569">
      <w:pPr>
        <w:pStyle w:val="Bibliography"/>
      </w:pPr>
      <w:r>
        <w:rPr>
          <w:b/>
          <w:bCs/>
        </w:rPr>
        <w:t>Lebl, K., K. Brugger, and F. Rubel</w:t>
      </w:r>
      <w:r>
        <w:t xml:space="preserve">. </w:t>
      </w:r>
      <w:r>
        <w:rPr>
          <w:b/>
          <w:bCs/>
        </w:rPr>
        <w:t>2013</w:t>
      </w:r>
      <w:r>
        <w:t>. Predicting Culex pipiens/restuans population dynamics by interval lagged weather data. Parasites Vectors. 6: 129.</w:t>
      </w:r>
    </w:p>
    <w:p w14:paraId="22828A7E" w14:textId="77777777" w:rsidR="00540569" w:rsidRDefault="00540569" w:rsidP="00540569">
      <w:pPr>
        <w:pStyle w:val="Bibliography"/>
      </w:pPr>
      <w:r>
        <w:rPr>
          <w:b/>
          <w:bCs/>
        </w:rPr>
        <w:t>Lee, K. Y., N. Chung, and S. Hwang</w:t>
      </w:r>
      <w:r>
        <w:t xml:space="preserve">. </w:t>
      </w:r>
      <w:r>
        <w:rPr>
          <w:b/>
          <w:bCs/>
        </w:rPr>
        <w:t>2016</w:t>
      </w:r>
      <w:r>
        <w:t>. Application of an artificial neural network (ANN) model for predicting mosquito abundances in urban areas. Ecological Informatics. 36: 172–180.</w:t>
      </w:r>
    </w:p>
    <w:p w14:paraId="0507D6A6" w14:textId="77777777" w:rsidR="00540569" w:rsidRDefault="00540569" w:rsidP="00540569">
      <w:pPr>
        <w:pStyle w:val="Bibliography"/>
      </w:pPr>
      <w:r>
        <w:rPr>
          <w:b/>
          <w:bCs/>
        </w:rPr>
        <w:t>Liaw, A., and M. Wiener</w:t>
      </w:r>
      <w:r>
        <w:t xml:space="preserve">. </w:t>
      </w:r>
      <w:r>
        <w:rPr>
          <w:b/>
          <w:bCs/>
        </w:rPr>
        <w:t>2013</w:t>
      </w:r>
      <w:r>
        <w:t>. Documentation for R package randomForest. PDF). Retrieved. 15: 191.</w:t>
      </w:r>
    </w:p>
    <w:p w14:paraId="18C24DBD" w14:textId="77777777" w:rsidR="00540569" w:rsidRDefault="00540569" w:rsidP="00540569">
      <w:pPr>
        <w:pStyle w:val="Bibliography"/>
      </w:pPr>
      <w:r>
        <w:rPr>
          <w:b/>
          <w:bCs/>
        </w:rPr>
        <w:lastRenderedPageBreak/>
        <w:t>Liu, H., E. W. Cupp, K. M. Micher, A. Guo, and N. Liu</w:t>
      </w:r>
      <w:r>
        <w:t xml:space="preserve">. </w:t>
      </w:r>
      <w:r>
        <w:rPr>
          <w:b/>
          <w:bCs/>
        </w:rPr>
        <w:t>2004</w:t>
      </w:r>
      <w:r>
        <w:t>. Insecticide Resistance and Cross-Resistance in Alabama and Florida Strains of Culex quinquefaciatus. J Med Entomol. 41: 408–413.</w:t>
      </w:r>
    </w:p>
    <w:p w14:paraId="712CFE4F" w14:textId="77777777" w:rsidR="00540569" w:rsidRDefault="00540569" w:rsidP="00540569">
      <w:pPr>
        <w:pStyle w:val="Bibliography"/>
      </w:pPr>
      <w:r>
        <w:rPr>
          <w:b/>
          <w:bCs/>
        </w:rPr>
        <w:t>Lounibos, L. P., G. F. O’Meara, R. L. Escher, N. Nishimura, M. Cutwa, T. Nelson, R. E. Campos, and S. A. Juliano</w:t>
      </w:r>
      <w:r>
        <w:t xml:space="preserve">. </w:t>
      </w:r>
      <w:r>
        <w:rPr>
          <w:b/>
          <w:bCs/>
        </w:rPr>
        <w:t>2001</w:t>
      </w:r>
      <w:r>
        <w:t>. Testing Predictions of Displacement of Native Aedes by the Invasive Asian Tiger Mosquito Aedes Albopictus in Florida, USA. Biological Invasions. 3: 151–166.</w:t>
      </w:r>
    </w:p>
    <w:p w14:paraId="662514CF" w14:textId="77777777" w:rsidR="00540569" w:rsidRDefault="00540569" w:rsidP="00540569">
      <w:pPr>
        <w:pStyle w:val="Bibliography"/>
      </w:pPr>
      <w:r>
        <w:rPr>
          <w:b/>
          <w:bCs/>
        </w:rPr>
        <w:t>Madeira, N. G., C. A. Macharelli, and L. R. Carvalho</w:t>
      </w:r>
      <w:r>
        <w:t xml:space="preserve">. </w:t>
      </w:r>
      <w:r>
        <w:rPr>
          <w:b/>
          <w:bCs/>
        </w:rPr>
        <w:t>2002</w:t>
      </w:r>
      <w:r>
        <w:t>. Variation of the Oviposition Preferences of Aedes aegypti in Function of Substratum and Humidity. Memórias do Instituto Oswaldo Cruz. 97: 415–420.</w:t>
      </w:r>
    </w:p>
    <w:p w14:paraId="379C29A2" w14:textId="77777777" w:rsidR="00540569" w:rsidRDefault="00540569" w:rsidP="00540569">
      <w:pPr>
        <w:pStyle w:val="Bibliography"/>
      </w:pPr>
      <w:r>
        <w:rPr>
          <w:b/>
          <w:bCs/>
        </w:rPr>
        <w:t>Mathias, D., L. Jacky, W. E. Bradshaw, and C. M. Holzapfel</w:t>
      </w:r>
      <w:r>
        <w:t xml:space="preserve">. </w:t>
      </w:r>
      <w:r>
        <w:rPr>
          <w:b/>
          <w:bCs/>
        </w:rPr>
        <w:t>2007</w:t>
      </w:r>
      <w:r>
        <w:t>. Quantitative Trait Loci Associated with Photoperiodic Response and Stage of Diapause in the Pitcher-Plant Mosquito, Wyeomyia smithii. Genetics. 176: 391–402.</w:t>
      </w:r>
    </w:p>
    <w:p w14:paraId="7CF5FCEC" w14:textId="77777777" w:rsidR="00540569" w:rsidRDefault="00540569" w:rsidP="00540569">
      <w:pPr>
        <w:pStyle w:val="Bibliography"/>
      </w:pPr>
      <w:r>
        <w:rPr>
          <w:b/>
          <w:bCs/>
        </w:rPr>
        <w:t>McKenzie, B. A., K. Stevens, A. E. McKenzie, J. Bozic, D. Mathias, and S. Zohdy</w:t>
      </w:r>
      <w:r>
        <w:t xml:space="preserve">. </w:t>
      </w:r>
      <w:r>
        <w:rPr>
          <w:b/>
          <w:bCs/>
        </w:rPr>
        <w:t>2019</w:t>
      </w:r>
      <w:r>
        <w:t>. Aedes Vector Surveillance in the Southeastern United States Reveals Growing Threat of Aedes japonicus japonicus (Diptera: Culicidae) and Aedes albopictus. Journal of Medical Entomology. 56: 1745–1749.</w:t>
      </w:r>
    </w:p>
    <w:p w14:paraId="03F4D81C" w14:textId="77777777" w:rsidR="00540569" w:rsidRDefault="00540569" w:rsidP="00540569">
      <w:pPr>
        <w:pStyle w:val="Bibliography"/>
      </w:pPr>
      <w:r>
        <w:rPr>
          <w:b/>
          <w:bCs/>
        </w:rPr>
        <w:t>Medley, K. A.</w:t>
      </w:r>
      <w:r>
        <w:t xml:space="preserve"> </w:t>
      </w:r>
      <w:r>
        <w:rPr>
          <w:b/>
          <w:bCs/>
        </w:rPr>
        <w:t>2010</w:t>
      </w:r>
      <w:r>
        <w:t>. Niche shifts during the global invasion of the Asian tiger mosquito, Aedes albopictus Skuse (Culicidae), revealed by reciprocal distribution models. Global Ecology and Biogeography. 19: 122–133.</w:t>
      </w:r>
    </w:p>
    <w:p w14:paraId="63134CB6" w14:textId="77777777" w:rsidR="00540569" w:rsidRDefault="00540569" w:rsidP="00540569">
      <w:pPr>
        <w:pStyle w:val="Bibliography"/>
      </w:pPr>
      <w:r>
        <w:rPr>
          <w:b/>
          <w:bCs/>
        </w:rPr>
        <w:t>Mohammed, A., and D. D. Chadee</w:t>
      </w:r>
      <w:r>
        <w:t xml:space="preserve">. </w:t>
      </w:r>
      <w:r>
        <w:rPr>
          <w:b/>
          <w:bCs/>
        </w:rPr>
        <w:t>2011</w:t>
      </w:r>
      <w:r>
        <w:t>. Effects of different temperature regimens on the development of Aedes aegypti (L.) (Diptera: Culicidae) mosquitoes. Acta Tropica. 119: 38–43.</w:t>
      </w:r>
    </w:p>
    <w:p w14:paraId="7672D834" w14:textId="77777777" w:rsidR="00540569" w:rsidRDefault="00540569" w:rsidP="00540569">
      <w:pPr>
        <w:pStyle w:val="Bibliography"/>
      </w:pPr>
      <w:r>
        <w:rPr>
          <w:b/>
          <w:bCs/>
        </w:rPr>
        <w:t>Mullen, G. R.</w:t>
      </w:r>
      <w:r>
        <w:t xml:space="preserve"> </w:t>
      </w:r>
      <w:r>
        <w:rPr>
          <w:b/>
          <w:bCs/>
        </w:rPr>
        <w:t>2005</w:t>
      </w:r>
      <w:r>
        <w:t>. First report of Ochlerotatus japonicus in Alabama. Ala. Vector Manage. Soc. Newsl. 15: 2.</w:t>
      </w:r>
    </w:p>
    <w:p w14:paraId="2EDD26EC" w14:textId="77777777" w:rsidR="00540569" w:rsidRDefault="00540569" w:rsidP="00540569">
      <w:pPr>
        <w:pStyle w:val="Bibliography"/>
      </w:pPr>
      <w:r>
        <w:rPr>
          <w:b/>
          <w:bCs/>
        </w:rPr>
        <w:t>Mullen, G. R., and L. A. Durden</w:t>
      </w:r>
      <w:r>
        <w:t xml:space="preserve">. </w:t>
      </w:r>
      <w:r>
        <w:rPr>
          <w:b/>
          <w:bCs/>
        </w:rPr>
        <w:t>2009</w:t>
      </w:r>
      <w:r>
        <w:t>. Medical and Veterinary Entomology. Academic Press.</w:t>
      </w:r>
    </w:p>
    <w:p w14:paraId="752AF217" w14:textId="77777777" w:rsidR="00540569" w:rsidRDefault="00540569" w:rsidP="00540569">
      <w:pPr>
        <w:pStyle w:val="Bibliography"/>
      </w:pPr>
      <w:r>
        <w:rPr>
          <w:b/>
          <w:bCs/>
        </w:rPr>
        <w:t>Murty, U. S., M. S. Rao, and N. Arunachalam</w:t>
      </w:r>
      <w:r>
        <w:t xml:space="preserve">. </w:t>
      </w:r>
      <w:r>
        <w:rPr>
          <w:b/>
          <w:bCs/>
        </w:rPr>
        <w:t>2009</w:t>
      </w:r>
      <w:r>
        <w:t>. Prediction of Japanese Encephalitis Vectors in Kurnool District of Andhra Pradesh, India by Using Bayesian Network. Applied Artificial Intelligence. 23: 828–834.</w:t>
      </w:r>
    </w:p>
    <w:p w14:paraId="0B964BB4" w14:textId="77777777" w:rsidR="00540569" w:rsidRDefault="00540569" w:rsidP="00540569">
      <w:pPr>
        <w:pStyle w:val="Bibliography"/>
      </w:pPr>
      <w:r>
        <w:rPr>
          <w:b/>
          <w:bCs/>
        </w:rPr>
        <w:t>Novak, M. G., L. G. Higley, C. A. Christianssen, and W. A. Rowley</w:t>
      </w:r>
      <w:r>
        <w:t xml:space="preserve">. </w:t>
      </w:r>
      <w:r>
        <w:rPr>
          <w:b/>
          <w:bCs/>
        </w:rPr>
        <w:t>1993</w:t>
      </w:r>
      <w:r>
        <w:t>. Evaluating Larval Competition Between Aedes albopictus and A. triseriatus (Diptera: Culicidae) through Replacement Series Experiments. Environ Entomol. 22: 311–318.</w:t>
      </w:r>
    </w:p>
    <w:p w14:paraId="1FE2E8DF" w14:textId="77777777" w:rsidR="00540569" w:rsidRDefault="00540569" w:rsidP="00540569">
      <w:pPr>
        <w:pStyle w:val="Bibliography"/>
      </w:pPr>
      <w:r>
        <w:rPr>
          <w:b/>
          <w:bCs/>
        </w:rPr>
        <w:t>Obenauer, J. F., T. Andrew Joyner, and J. B. Harris</w:t>
      </w:r>
      <w:r>
        <w:t xml:space="preserve">. </w:t>
      </w:r>
      <w:r>
        <w:rPr>
          <w:b/>
          <w:bCs/>
        </w:rPr>
        <w:t>2017</w:t>
      </w:r>
      <w:r>
        <w:t>. The importance of human population characteristics in modeling Aedes aegypti distributions and assessing risk of mosquito-borne infectious diseases. Tropical Medicine and Health. 45: 38.</w:t>
      </w:r>
    </w:p>
    <w:p w14:paraId="5F0C7A7E" w14:textId="77777777" w:rsidR="00540569" w:rsidRDefault="00540569" w:rsidP="00540569">
      <w:pPr>
        <w:pStyle w:val="Bibliography"/>
      </w:pPr>
      <w:r>
        <w:rPr>
          <w:b/>
          <w:bCs/>
        </w:rPr>
        <w:t>Parham, P. E., D. Pople, C. Christiansen-Jucht, S. Lindsay, W. Hinsley, and E. Michael</w:t>
      </w:r>
      <w:r>
        <w:t xml:space="preserve">. </w:t>
      </w:r>
      <w:r>
        <w:rPr>
          <w:b/>
          <w:bCs/>
        </w:rPr>
        <w:t>2012</w:t>
      </w:r>
      <w:r>
        <w:t>. Modeling the role of environmental variables on the population dynamics of the malaria vector Anopheles gambiae sensu stricto. Malaria Journal. 11: 271.</w:t>
      </w:r>
    </w:p>
    <w:p w14:paraId="7CC4188C" w14:textId="77777777" w:rsidR="00540569" w:rsidRDefault="00540569" w:rsidP="00540569">
      <w:pPr>
        <w:pStyle w:val="Bibliography"/>
      </w:pPr>
      <w:r>
        <w:rPr>
          <w:b/>
          <w:bCs/>
        </w:rPr>
        <w:t>Parker, C., D. Ramirez, and C. R. Connelly</w:t>
      </w:r>
      <w:r>
        <w:t xml:space="preserve">. </w:t>
      </w:r>
      <w:r>
        <w:rPr>
          <w:b/>
          <w:bCs/>
        </w:rPr>
        <w:t>2019</w:t>
      </w:r>
      <w:r>
        <w:t>. State-wide survey of Aedes aegypti and Aedes albopictus (Diptera: Culicidae) in Florida. Journal of Vector Ecology. 44: 210–215.</w:t>
      </w:r>
    </w:p>
    <w:p w14:paraId="09EEBED4" w14:textId="77777777" w:rsidR="00540569" w:rsidRDefault="00540569" w:rsidP="00540569">
      <w:pPr>
        <w:pStyle w:val="Bibliography"/>
      </w:pPr>
      <w:r>
        <w:rPr>
          <w:b/>
          <w:bCs/>
        </w:rPr>
        <w:t>Paupy, C., H. Delatte, L. Bagny, V. Corbel, and D. Fontenille</w:t>
      </w:r>
      <w:r>
        <w:t xml:space="preserve">. </w:t>
      </w:r>
      <w:r>
        <w:rPr>
          <w:b/>
          <w:bCs/>
        </w:rPr>
        <w:t>2009</w:t>
      </w:r>
      <w:r>
        <w:t>. Aedes albopictus, an arbovirus vector: From the darkness to the light. Microbes and Infection, Forum on Chikungunya. 11: 1177–1185.</w:t>
      </w:r>
    </w:p>
    <w:p w14:paraId="271B8A2F" w14:textId="77777777" w:rsidR="00540569" w:rsidRDefault="00540569" w:rsidP="00540569">
      <w:pPr>
        <w:pStyle w:val="Bibliography"/>
      </w:pPr>
      <w:r>
        <w:rPr>
          <w:b/>
          <w:bCs/>
        </w:rPr>
        <w:t>Peffers, C. S., L. W. Pomeroy, and M. E. Meuti</w:t>
      </w:r>
      <w:r>
        <w:t xml:space="preserve">. </w:t>
      </w:r>
      <w:r>
        <w:rPr>
          <w:b/>
          <w:bCs/>
        </w:rPr>
        <w:t>2021</w:t>
      </w:r>
      <w:r>
        <w:t>. Critical Photoperiod and Its Potential to Predict Mosquito Distributions and Control Medically Important Pests. Journal of Medical Entomology. 58: 1610–1618.</w:t>
      </w:r>
    </w:p>
    <w:p w14:paraId="6690E545" w14:textId="77777777" w:rsidR="00540569" w:rsidRDefault="00540569" w:rsidP="00540569">
      <w:pPr>
        <w:pStyle w:val="Bibliography"/>
      </w:pPr>
      <w:r>
        <w:rPr>
          <w:b/>
          <w:bCs/>
        </w:rPr>
        <w:t>Petrić, D., R. Bellini, E.-J. Scholte, L. M. Rakotoarivony, and F. Schaffner</w:t>
      </w:r>
      <w:r>
        <w:t xml:space="preserve">. </w:t>
      </w:r>
      <w:r>
        <w:rPr>
          <w:b/>
          <w:bCs/>
        </w:rPr>
        <w:t>2014</w:t>
      </w:r>
      <w:r>
        <w:t>. Monitoring population and environmental parameters of invasive mosquito species in Europe. Parasites &amp; Vectors. 7: 187.</w:t>
      </w:r>
    </w:p>
    <w:p w14:paraId="5FB86ABF" w14:textId="77777777" w:rsidR="00540569" w:rsidRDefault="00540569" w:rsidP="00540569">
      <w:pPr>
        <w:pStyle w:val="Bibliography"/>
      </w:pPr>
      <w:r>
        <w:rPr>
          <w:b/>
          <w:bCs/>
        </w:rPr>
        <w:t>Peyton, E. L., S. R. Campbell, T. M. Candeletti, M. Romanowski, and W. J. Crans</w:t>
      </w:r>
      <w:r>
        <w:t xml:space="preserve">. </w:t>
      </w:r>
      <w:r>
        <w:rPr>
          <w:b/>
          <w:bCs/>
        </w:rPr>
        <w:t>1999</w:t>
      </w:r>
      <w:r>
        <w:t>. Aedes (Finlaya) Japonicus Japonicus (Theobald), A New Introduction into the United States. WALTER REED BIOSYSTEMATICS UNIT WASHINGTON DC.</w:t>
      </w:r>
    </w:p>
    <w:p w14:paraId="40E403B1" w14:textId="77777777" w:rsidR="00540569" w:rsidRDefault="00540569" w:rsidP="00540569">
      <w:pPr>
        <w:pStyle w:val="Bibliography"/>
      </w:pPr>
      <w:r>
        <w:rPr>
          <w:b/>
          <w:bCs/>
        </w:rPr>
        <w:lastRenderedPageBreak/>
        <w:t>Platt, K. B., B. J. Tucker, P. G. Halbur, S. Tiawsirisup, B. J. Blitvich, F. G. Fabiosa, L. C. Bartholomay, and W. A. Rowley</w:t>
      </w:r>
      <w:r>
        <w:t xml:space="preserve">. </w:t>
      </w:r>
      <w:r>
        <w:rPr>
          <w:b/>
          <w:bCs/>
        </w:rPr>
        <w:t>2007</w:t>
      </w:r>
      <w:r>
        <w:t>. West Nile Virus Viremia in Eastern Chipmunks (Tamias striatus) Sufficient for Infecting Different Mosquitoes. Emerg Infect Dis. 13: 831–837.</w:t>
      </w:r>
    </w:p>
    <w:p w14:paraId="066E8322" w14:textId="77777777" w:rsidR="00540569" w:rsidRDefault="00540569" w:rsidP="00540569">
      <w:pPr>
        <w:pStyle w:val="Bibliography"/>
      </w:pPr>
      <w:r>
        <w:rPr>
          <w:b/>
          <w:bCs/>
        </w:rPr>
        <w:t>Pumpuni, C. B., J. Knepler, and J. G. Craig</w:t>
      </w:r>
      <w:r>
        <w:t xml:space="preserve">. </w:t>
      </w:r>
      <w:r>
        <w:rPr>
          <w:b/>
          <w:bCs/>
        </w:rPr>
        <w:t>1992</w:t>
      </w:r>
      <w:r>
        <w:t>. Influence of temperature and larval nutrition on the diapause inducing photoperiod of Aedes albopictus. J Am Mosq Control Assoc. 8: 223–227.</w:t>
      </w:r>
    </w:p>
    <w:p w14:paraId="58A95D0F" w14:textId="77777777" w:rsidR="00540569" w:rsidRDefault="00540569" w:rsidP="00540569">
      <w:pPr>
        <w:pStyle w:val="Bibliography"/>
      </w:pPr>
      <w:r>
        <w:rPr>
          <w:b/>
          <w:bCs/>
        </w:rPr>
        <w:t>Qualls, W.</w:t>
      </w:r>
      <w:r>
        <w:t xml:space="preserve"> </w:t>
      </w:r>
      <w:r>
        <w:rPr>
          <w:b/>
          <w:bCs/>
        </w:rPr>
        <w:t>2005</w:t>
      </w:r>
      <w:r>
        <w:t>. Field Studies and Monitoring of Mosquito Populations (Diptera:Culicidae) in Urban Envrionments (Thesis).</w:t>
      </w:r>
    </w:p>
    <w:p w14:paraId="7463DAA5" w14:textId="77777777" w:rsidR="00540569" w:rsidRDefault="00540569" w:rsidP="00540569">
      <w:pPr>
        <w:pStyle w:val="Bibliography"/>
      </w:pPr>
      <w:r>
        <w:rPr>
          <w:b/>
          <w:bCs/>
        </w:rPr>
        <w:t>Qualls, W. A., and G. R. Mullen</w:t>
      </w:r>
      <w:r>
        <w:t xml:space="preserve">. </w:t>
      </w:r>
      <w:r>
        <w:rPr>
          <w:b/>
          <w:bCs/>
        </w:rPr>
        <w:t>2006</w:t>
      </w:r>
      <w:r>
        <w:t>. LARVAL SURVEY OF TIRE-BREEDING MOSQUITOES IN ALABAMA. moco. 22: 601–608.</w:t>
      </w:r>
    </w:p>
    <w:p w14:paraId="35C7CFBF" w14:textId="77777777" w:rsidR="00540569" w:rsidRDefault="00540569" w:rsidP="00540569">
      <w:pPr>
        <w:pStyle w:val="Bibliography"/>
      </w:pPr>
      <w:r>
        <w:rPr>
          <w:b/>
          <w:bCs/>
        </w:rPr>
        <w:t>Qualls, W. A., and G. R. Mullen</w:t>
      </w:r>
      <w:r>
        <w:t xml:space="preserve">. </w:t>
      </w:r>
      <w:r>
        <w:rPr>
          <w:b/>
          <w:bCs/>
        </w:rPr>
        <w:t>2007</w:t>
      </w:r>
      <w:r>
        <w:t>. EVALUATION OF THE MOSQUITO MAGNET PROTM TRAP WITH AND WITHOUT 1-OCTEN-3-OL FOR COLLECTING AEDES ALBOPICTUS AND OTHER URBAN MOSQUITOES. moco. 23: 131–136.</w:t>
      </w:r>
    </w:p>
    <w:p w14:paraId="4D79AA21" w14:textId="77777777" w:rsidR="00540569" w:rsidRDefault="00540569" w:rsidP="00540569">
      <w:pPr>
        <w:pStyle w:val="Bibliography"/>
      </w:pPr>
      <w:r>
        <w:rPr>
          <w:b/>
          <w:bCs/>
        </w:rPr>
        <w:t>Rueda, L. M., K. J. Patel, R. C. Axtell, and R. E. Stinner</w:t>
      </w:r>
      <w:r>
        <w:t xml:space="preserve">. </w:t>
      </w:r>
      <w:r>
        <w:rPr>
          <w:b/>
          <w:bCs/>
        </w:rPr>
        <w:t>1990</w:t>
      </w:r>
      <w:r>
        <w:t>. Temperature-Dependent Development and Survival Rates of Culex quinquefasciatus and Aedes aegypti (Diptera: Culicidae). J Med Entomol. 27: 892–898.</w:t>
      </w:r>
    </w:p>
    <w:p w14:paraId="4F80825D" w14:textId="77777777" w:rsidR="00540569" w:rsidRDefault="00540569" w:rsidP="00540569">
      <w:pPr>
        <w:pStyle w:val="Bibliography"/>
      </w:pPr>
      <w:r>
        <w:rPr>
          <w:b/>
          <w:bCs/>
        </w:rPr>
        <w:t>Service, M. W.</w:t>
      </w:r>
      <w:r>
        <w:t xml:space="preserve"> </w:t>
      </w:r>
      <w:r>
        <w:rPr>
          <w:b/>
          <w:bCs/>
        </w:rPr>
        <w:t>1985</w:t>
      </w:r>
      <w:r>
        <w:t xml:space="preserve">. Population dynamics and mortalities of mosquito preadults, pp. 185–201. </w:t>
      </w:r>
      <w:r>
        <w:rPr>
          <w:i/>
          <w:iCs/>
        </w:rPr>
        <w:t>In</w:t>
      </w:r>
      <w:r>
        <w:t xml:space="preserve"> Ecology of Mosquitoes: Proceedings of a Workshop. Florida Medical Entomology Laboratory Vero Beach, Florida.</w:t>
      </w:r>
    </w:p>
    <w:p w14:paraId="1016037A" w14:textId="77777777" w:rsidR="00540569" w:rsidRDefault="00540569" w:rsidP="00540569">
      <w:pPr>
        <w:pStyle w:val="Bibliography"/>
      </w:pPr>
      <w:r>
        <w:rPr>
          <w:b/>
          <w:bCs/>
        </w:rPr>
        <w:t>Service, M. W.</w:t>
      </w:r>
      <w:r>
        <w:t xml:space="preserve"> </w:t>
      </w:r>
      <w:r>
        <w:rPr>
          <w:b/>
          <w:bCs/>
        </w:rPr>
        <w:t>1992</w:t>
      </w:r>
      <w:r>
        <w:t>. Importance of ecology in Aedes aegypti control. Southeast Asian J. Trop. Med. Public Health. 23: 681–690.</w:t>
      </w:r>
    </w:p>
    <w:p w14:paraId="3790230E" w14:textId="77777777" w:rsidR="00540569" w:rsidRDefault="00540569" w:rsidP="00540569">
      <w:pPr>
        <w:pStyle w:val="Bibliography"/>
      </w:pPr>
      <w:r>
        <w:rPr>
          <w:b/>
          <w:bCs/>
        </w:rPr>
        <w:t>Slosek, J.</w:t>
      </w:r>
      <w:r>
        <w:t xml:space="preserve"> </w:t>
      </w:r>
      <w:r>
        <w:rPr>
          <w:b/>
          <w:bCs/>
        </w:rPr>
        <w:t>1986</w:t>
      </w:r>
      <w:r>
        <w:t>. Aedes aegypti mosquitoes in the Americas: A review of their interactions with the human population. Social Science &amp; Medicine. 23: 249–257.</w:t>
      </w:r>
    </w:p>
    <w:p w14:paraId="2F9DB1B8" w14:textId="77777777" w:rsidR="00540569" w:rsidRDefault="00540569" w:rsidP="00540569">
      <w:pPr>
        <w:pStyle w:val="Bibliography"/>
      </w:pPr>
      <w:r>
        <w:rPr>
          <w:b/>
          <w:bCs/>
        </w:rPr>
        <w:t>Smith, D. L., J. Dushoff, and F. E. McKenzie</w:t>
      </w:r>
      <w:r>
        <w:t xml:space="preserve">. </w:t>
      </w:r>
      <w:r>
        <w:rPr>
          <w:b/>
          <w:bCs/>
        </w:rPr>
        <w:t>2004</w:t>
      </w:r>
      <w:r>
        <w:t>. The Risk of a Mosquito-Borne Infectionin a Heterogeneous Environment. PLOS Biology. 2: e368.</w:t>
      </w:r>
    </w:p>
    <w:p w14:paraId="4FB7AD52" w14:textId="77777777" w:rsidR="00540569" w:rsidRDefault="00540569" w:rsidP="00540569">
      <w:pPr>
        <w:pStyle w:val="Bibliography"/>
      </w:pPr>
      <w:r>
        <w:rPr>
          <w:b/>
          <w:bCs/>
        </w:rPr>
        <w:t>Styer, L. M., K. A. Kent, R. G. Albright, C. J. Bennett, L. D. Kramer, and K. A. Bernard</w:t>
      </w:r>
      <w:r>
        <w:t xml:space="preserve">. </w:t>
      </w:r>
      <w:r>
        <w:rPr>
          <w:b/>
          <w:bCs/>
        </w:rPr>
        <w:t>2007</w:t>
      </w:r>
      <w:r>
        <w:t>. Mosquitoes Inoculate High Doses of West Nile Virus as They Probe and Feed on Live Hosts. PLOS Pathogens. 3: e132.</w:t>
      </w:r>
    </w:p>
    <w:p w14:paraId="5480F595" w14:textId="77777777" w:rsidR="00540569" w:rsidRDefault="00540569" w:rsidP="00540569">
      <w:pPr>
        <w:pStyle w:val="Bibliography"/>
      </w:pPr>
      <w:r>
        <w:rPr>
          <w:b/>
          <w:bCs/>
        </w:rPr>
        <w:t>Teng, H.-J., and C. S. Apperson</w:t>
      </w:r>
      <w:r>
        <w:t xml:space="preserve">. </w:t>
      </w:r>
      <w:r>
        <w:rPr>
          <w:b/>
          <w:bCs/>
        </w:rPr>
        <w:t>2000</w:t>
      </w:r>
      <w:r>
        <w:t>. Development and Survival of Immature Aedes albopictus and Aedes triseriatus (Diptera: Culicidae) in the Laboratory: Effects of Density, Food, and Competition on Response to Temperature. J Med Entomol. 37: 40–52.</w:t>
      </w:r>
    </w:p>
    <w:p w14:paraId="725A4A50" w14:textId="77777777" w:rsidR="00540569" w:rsidRDefault="00540569" w:rsidP="00540569">
      <w:pPr>
        <w:pStyle w:val="Bibliography"/>
      </w:pPr>
      <w:r>
        <w:rPr>
          <w:b/>
          <w:bCs/>
        </w:rPr>
        <w:t>Thompson, W. H., R. O. Anslow, R. P. Hanson, and G. R. Defoliart</w:t>
      </w:r>
      <w:r>
        <w:t xml:space="preserve">. </w:t>
      </w:r>
      <w:r>
        <w:rPr>
          <w:b/>
          <w:bCs/>
        </w:rPr>
        <w:t>1972</w:t>
      </w:r>
      <w:r>
        <w:t>. La Crosse Virus Isolations from Mosquitoes in Wisconsin, 1964–68*. The American Journal of Tropical Medicine and Hygiene. 21: 90–96.</w:t>
      </w:r>
    </w:p>
    <w:p w14:paraId="0CE1E291" w14:textId="77777777" w:rsidR="00540569" w:rsidRDefault="00540569" w:rsidP="00540569">
      <w:pPr>
        <w:pStyle w:val="Bibliography"/>
      </w:pPr>
      <w:r>
        <w:rPr>
          <w:b/>
          <w:bCs/>
        </w:rPr>
        <w:t>Unlu, I., A. J. Mackay, A. Roy, M. M. Yates, and L. D. Foil</w:t>
      </w:r>
      <w:r>
        <w:t xml:space="preserve">. </w:t>
      </w:r>
      <w:r>
        <w:rPr>
          <w:b/>
          <w:bCs/>
        </w:rPr>
        <w:t>2010</w:t>
      </w:r>
      <w:r>
        <w:t>. Evidence of vertical transmission of West Nile virus in field-collected mosquitoes. Journal of Vector Ecology. 35: 95–99.</w:t>
      </w:r>
    </w:p>
    <w:p w14:paraId="50BD7FC2" w14:textId="77777777" w:rsidR="00540569" w:rsidRDefault="00540569" w:rsidP="00540569">
      <w:pPr>
        <w:pStyle w:val="Bibliography"/>
      </w:pPr>
      <w:r>
        <w:rPr>
          <w:b/>
          <w:bCs/>
        </w:rPr>
        <w:t>Wang, Y., D. Zhong, L. Cui, M.-C. Lee, Z. Yang, G. Yan, and G. Zhou</w:t>
      </w:r>
      <w:r>
        <w:t xml:space="preserve">. </w:t>
      </w:r>
      <w:r>
        <w:rPr>
          <w:b/>
          <w:bCs/>
        </w:rPr>
        <w:t>2015</w:t>
      </w:r>
      <w:r>
        <w:t>. Population dynamics and community structure of Anopheles mosquitoes along the China-Myanmar border. Parasites &amp; Vectors. 8: 445.</w:t>
      </w:r>
    </w:p>
    <w:p w14:paraId="10DB2054" w14:textId="77777777" w:rsidR="00540569" w:rsidRDefault="00540569" w:rsidP="00540569">
      <w:pPr>
        <w:pStyle w:val="Bibliography"/>
      </w:pPr>
      <w:r>
        <w:rPr>
          <w:b/>
          <w:bCs/>
        </w:rPr>
        <w:t>Watts, D. M., W. H. Thompson, T. M. Yuill, G. R. DeFoliart, and R. P. Hanson</w:t>
      </w:r>
      <w:r>
        <w:t xml:space="preserve">. </w:t>
      </w:r>
      <w:r>
        <w:rPr>
          <w:b/>
          <w:bCs/>
        </w:rPr>
        <w:t>1974</w:t>
      </w:r>
      <w:r>
        <w:t>. Overwintering of La Crosse Virus in Aedes Triseriatus*. The American Journal of Tropical Medicine and Hygiene. 23: 694–700.</w:t>
      </w:r>
    </w:p>
    <w:p w14:paraId="4173EABE" w14:textId="77777777" w:rsidR="00540569" w:rsidRDefault="00540569" w:rsidP="00540569">
      <w:pPr>
        <w:pStyle w:val="Bibliography"/>
      </w:pPr>
      <w:r>
        <w:rPr>
          <w:b/>
          <w:bCs/>
        </w:rPr>
        <w:t>Whittaker, C., P. Winskill, M. Sinka, S. Pironon, C. Massey, D. J. Weiss, M. Nguyen, P. W. Gething, A. Kumar, A. Ghani, and S. Bhatt</w:t>
      </w:r>
      <w:r>
        <w:t xml:space="preserve">. </w:t>
      </w:r>
      <w:r>
        <w:rPr>
          <w:b/>
          <w:bCs/>
        </w:rPr>
        <w:t>2022</w:t>
      </w:r>
      <w:r>
        <w:t>. A novel statistical framework for exploring the population dynamics and seasonality of mosquito populations. Proceedings of the Royal Society B: Biological Sciences. 289: 20220089.</w:t>
      </w:r>
    </w:p>
    <w:p w14:paraId="170145A8" w14:textId="77777777" w:rsidR="00540569" w:rsidRDefault="00540569" w:rsidP="00540569">
      <w:pPr>
        <w:pStyle w:val="Bibliography"/>
      </w:pPr>
      <w:r>
        <w:rPr>
          <w:b/>
          <w:bCs/>
        </w:rPr>
        <w:t>Williges, E., A. Farajollahi, J. J. Scott, L. J. Mccuiston, W. J. Crans, and R. Gaugler</w:t>
      </w:r>
      <w:r>
        <w:t xml:space="preserve">. </w:t>
      </w:r>
      <w:r>
        <w:rPr>
          <w:b/>
          <w:bCs/>
        </w:rPr>
        <w:t>2008</w:t>
      </w:r>
      <w:r>
        <w:t>. Laboratory Colonization of Aedes japonicus japonicus. moco. 24: 591–593.</w:t>
      </w:r>
    </w:p>
    <w:p w14:paraId="26D9EE36" w14:textId="77777777" w:rsidR="00540569" w:rsidRDefault="00540569" w:rsidP="00540569">
      <w:pPr>
        <w:pStyle w:val="Bibliography"/>
      </w:pPr>
      <w:r>
        <w:rPr>
          <w:b/>
          <w:bCs/>
        </w:rPr>
        <w:t>Yamana, T. K., and E. A. B. Eltahir</w:t>
      </w:r>
      <w:r>
        <w:t xml:space="preserve">. </w:t>
      </w:r>
      <w:r>
        <w:rPr>
          <w:b/>
          <w:bCs/>
        </w:rPr>
        <w:t>2013</w:t>
      </w:r>
      <w:r>
        <w:t>. Incorporating the effects of humidity in a mechanistic model of Anopheles gambiae mosquito population dynamics in the Sahel region of Africa. Parasites &amp; Vectors. 6: 235.</w:t>
      </w:r>
    </w:p>
    <w:p w14:paraId="11945F98" w14:textId="77777777" w:rsidR="00540569" w:rsidRDefault="00540569" w:rsidP="00540569">
      <w:pPr>
        <w:pStyle w:val="Bibliography"/>
      </w:pPr>
      <w:r>
        <w:rPr>
          <w:b/>
          <w:bCs/>
        </w:rPr>
        <w:lastRenderedPageBreak/>
        <w:t>Yamashita, W. M. S., S. S. Das, and G. Chapiro</w:t>
      </w:r>
      <w:r>
        <w:t xml:space="preserve">. </w:t>
      </w:r>
      <w:r>
        <w:rPr>
          <w:b/>
          <w:bCs/>
        </w:rPr>
        <w:t>2018</w:t>
      </w:r>
      <w:r>
        <w:t>. Numerical modeling of mosquito population dynamics of Aedes aegypti. Parasites &amp; Vectors. 11: 245.</w:t>
      </w:r>
    </w:p>
    <w:p w14:paraId="0423F2C2" w14:textId="77777777" w:rsidR="00540569" w:rsidRDefault="00540569" w:rsidP="00540569">
      <w:pPr>
        <w:pStyle w:val="Bibliography"/>
      </w:pPr>
      <w:r>
        <w:rPr>
          <w:b/>
          <w:bCs/>
        </w:rPr>
        <w:t>Yang, H. M., M. L. G. Macoris, K. C. Galvani, M. T. M. Andrighetti, and D. M. V. Wanderley</w:t>
      </w:r>
      <w:r>
        <w:t xml:space="preserve">. </w:t>
      </w:r>
      <w:r>
        <w:rPr>
          <w:b/>
          <w:bCs/>
        </w:rPr>
        <w:t>2009</w:t>
      </w:r>
      <w:r>
        <w:t>. Assessing the effects of temperature on the population of Aedes aegypti, the vector of dengue. Epidemiology &amp; Infection. 137: 1188–1202.</w:t>
      </w:r>
    </w:p>
    <w:p w14:paraId="7224BA37" w14:textId="77777777" w:rsidR="00540569" w:rsidRDefault="00540569" w:rsidP="00540569">
      <w:pPr>
        <w:pStyle w:val="Bibliography"/>
      </w:pPr>
      <w:r>
        <w:rPr>
          <w:b/>
          <w:bCs/>
        </w:rPr>
        <w:t>Zohdy, S., W. C. Morse, D. Mathias, V. Ashby, and S. Lessard</w:t>
      </w:r>
      <w:r>
        <w:t xml:space="preserve">. </w:t>
      </w:r>
      <w:r>
        <w:rPr>
          <w:b/>
          <w:bCs/>
        </w:rPr>
        <w:t>2018</w:t>
      </w:r>
      <w:r>
        <w:t>. Detection of Aedes (Stegomyia) aegypti (Diptera: Culicidae) Populations in Southern Alabama Following a 26-yr Absence and Public Perceptions of the Threat of Zika Virus. J. Med. Entomol. 55: 1319–1324.</w:t>
      </w:r>
    </w:p>
    <w:p w14:paraId="26A02F83" w14:textId="74511703" w:rsidR="00596D94" w:rsidRDefault="00BD4FBB">
      <w:r>
        <w:fldChar w:fldCharType="end"/>
      </w:r>
    </w:p>
    <w:p w14:paraId="26A02F84" w14:textId="77777777" w:rsidR="00596D94" w:rsidRDefault="00596D94"/>
    <w:p w14:paraId="26A02F85" w14:textId="77777777" w:rsidR="00596D94" w:rsidRDefault="00596D94">
      <w:pPr>
        <w:spacing w:after="200" w:line="276" w:lineRule="auto"/>
        <w:jc w:val="left"/>
      </w:pPr>
      <w:r>
        <w:br w:type="page"/>
      </w:r>
    </w:p>
    <w:p w14:paraId="26A02F86" w14:textId="77777777" w:rsidR="006C0283" w:rsidRDefault="006C0283">
      <w:r w:rsidRPr="006C0283">
        <w:rPr>
          <w:b/>
        </w:rPr>
        <w:lastRenderedPageBreak/>
        <w:t>Table 1</w:t>
      </w:r>
      <w:proofErr w:type="gramStart"/>
      <w:r w:rsidRPr="006C0283">
        <w:rPr>
          <w:b/>
        </w:rPr>
        <w:t>.</w:t>
      </w:r>
      <w:r>
        <w:t xml:space="preserve"> :</w:t>
      </w:r>
      <w:proofErr w:type="gramEnd"/>
      <w:r>
        <w:t xml:space="preserve"> Trap ID and Locations</w:t>
      </w:r>
    </w:p>
    <w:tbl>
      <w:tblPr>
        <w:tblW w:w="6892" w:type="dxa"/>
        <w:tblInd w:w="93" w:type="dxa"/>
        <w:tblLook w:val="04A0" w:firstRow="1" w:lastRow="0" w:firstColumn="1" w:lastColumn="0" w:noHBand="0" w:noVBand="1"/>
        <w:tblPrChange w:id="0" w:author="Yifan Wang" w:date="2023-01-31T13:43:00Z">
          <w:tblPr>
            <w:tblW w:w="6750" w:type="dxa"/>
            <w:tblInd w:w="93" w:type="dxa"/>
            <w:tblLook w:val="04A0" w:firstRow="1" w:lastRow="0" w:firstColumn="1" w:lastColumn="0" w:noHBand="0" w:noVBand="1"/>
          </w:tblPr>
        </w:tblPrChange>
      </w:tblPr>
      <w:tblGrid>
        <w:gridCol w:w="2355"/>
        <w:gridCol w:w="1023"/>
        <w:gridCol w:w="1444"/>
        <w:gridCol w:w="2070"/>
        <w:tblGridChange w:id="1">
          <w:tblGrid>
            <w:gridCol w:w="2355"/>
            <w:gridCol w:w="1023"/>
            <w:gridCol w:w="1444"/>
            <w:gridCol w:w="2070"/>
          </w:tblGrid>
        </w:tblGridChange>
      </w:tblGrid>
      <w:tr w:rsidR="002A414C" w:rsidRPr="002A414C" w14:paraId="26A02F8B" w14:textId="77777777" w:rsidTr="00AC6404">
        <w:trPr>
          <w:trHeight w:val="300"/>
          <w:trPrChange w:id="2" w:author="Yifan Wang" w:date="2023-01-31T13:43:00Z">
            <w:trPr>
              <w:trHeight w:val="300"/>
            </w:trPr>
          </w:trPrChange>
        </w:trPr>
        <w:tc>
          <w:tcPr>
            <w:tcW w:w="2355" w:type="dxa"/>
            <w:tcBorders>
              <w:top w:val="single" w:sz="8" w:space="0" w:color="auto"/>
              <w:left w:val="nil"/>
              <w:bottom w:val="single" w:sz="4" w:space="0" w:color="auto"/>
              <w:right w:val="nil"/>
            </w:tcBorders>
            <w:shd w:val="clear" w:color="auto" w:fill="auto"/>
            <w:noWrap/>
            <w:vAlign w:val="bottom"/>
            <w:hideMark/>
            <w:tcPrChange w:id="3" w:author="Yifan Wang" w:date="2023-01-31T13:43:00Z">
              <w:tcPr>
                <w:tcW w:w="2355" w:type="dxa"/>
                <w:tcBorders>
                  <w:top w:val="single" w:sz="8" w:space="0" w:color="auto"/>
                  <w:left w:val="nil"/>
                  <w:bottom w:val="single" w:sz="4" w:space="0" w:color="auto"/>
                  <w:right w:val="nil"/>
                </w:tcBorders>
                <w:shd w:val="clear" w:color="auto" w:fill="auto"/>
                <w:noWrap/>
                <w:vAlign w:val="bottom"/>
                <w:hideMark/>
              </w:tcPr>
            </w:tcPrChange>
          </w:tcPr>
          <w:p w14:paraId="26A02F87"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Trap ID </w:t>
            </w:r>
          </w:p>
        </w:tc>
        <w:tc>
          <w:tcPr>
            <w:tcW w:w="1023" w:type="dxa"/>
            <w:tcBorders>
              <w:top w:val="single" w:sz="8" w:space="0" w:color="auto"/>
              <w:left w:val="nil"/>
              <w:bottom w:val="single" w:sz="4" w:space="0" w:color="auto"/>
              <w:right w:val="nil"/>
            </w:tcBorders>
            <w:shd w:val="clear" w:color="auto" w:fill="auto"/>
            <w:noWrap/>
            <w:vAlign w:val="bottom"/>
            <w:hideMark/>
            <w:tcPrChange w:id="4" w:author="Yifan Wang" w:date="2023-01-31T13:43:00Z">
              <w:tcPr>
                <w:tcW w:w="881" w:type="dxa"/>
                <w:tcBorders>
                  <w:top w:val="single" w:sz="8" w:space="0" w:color="auto"/>
                  <w:left w:val="nil"/>
                  <w:bottom w:val="single" w:sz="4" w:space="0" w:color="auto"/>
                  <w:right w:val="nil"/>
                </w:tcBorders>
                <w:shd w:val="clear" w:color="auto" w:fill="auto"/>
                <w:noWrap/>
                <w:vAlign w:val="bottom"/>
                <w:hideMark/>
              </w:tcPr>
            </w:tcPrChange>
          </w:tcPr>
          <w:p w14:paraId="26A02F88"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Latitude</w:t>
            </w:r>
          </w:p>
        </w:tc>
        <w:tc>
          <w:tcPr>
            <w:tcW w:w="1444" w:type="dxa"/>
            <w:tcBorders>
              <w:top w:val="single" w:sz="8" w:space="0" w:color="auto"/>
              <w:left w:val="nil"/>
              <w:bottom w:val="single" w:sz="4" w:space="0" w:color="auto"/>
              <w:right w:val="nil"/>
            </w:tcBorders>
            <w:shd w:val="clear" w:color="auto" w:fill="auto"/>
            <w:noWrap/>
            <w:vAlign w:val="bottom"/>
            <w:hideMark/>
            <w:tcPrChange w:id="5" w:author="Yifan Wang" w:date="2023-01-31T13:43:00Z">
              <w:tcPr>
                <w:tcW w:w="1444" w:type="dxa"/>
                <w:tcBorders>
                  <w:top w:val="single" w:sz="8" w:space="0" w:color="auto"/>
                  <w:left w:val="nil"/>
                  <w:bottom w:val="single" w:sz="4" w:space="0" w:color="auto"/>
                  <w:right w:val="nil"/>
                </w:tcBorders>
                <w:shd w:val="clear" w:color="auto" w:fill="auto"/>
                <w:noWrap/>
                <w:vAlign w:val="bottom"/>
                <w:hideMark/>
              </w:tcPr>
            </w:tcPrChange>
          </w:tcPr>
          <w:p w14:paraId="26A02F89"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 xml:space="preserve">Longitude </w:t>
            </w:r>
          </w:p>
        </w:tc>
        <w:tc>
          <w:tcPr>
            <w:tcW w:w="2070" w:type="dxa"/>
            <w:tcBorders>
              <w:top w:val="single" w:sz="8" w:space="0" w:color="auto"/>
              <w:left w:val="nil"/>
              <w:bottom w:val="single" w:sz="4" w:space="0" w:color="auto"/>
              <w:right w:val="nil"/>
            </w:tcBorders>
            <w:shd w:val="clear" w:color="auto" w:fill="auto"/>
            <w:noWrap/>
            <w:vAlign w:val="bottom"/>
            <w:hideMark/>
            <w:tcPrChange w:id="6" w:author="Yifan Wang" w:date="2023-01-31T13:43:00Z">
              <w:tcPr>
                <w:tcW w:w="2070" w:type="dxa"/>
                <w:tcBorders>
                  <w:top w:val="single" w:sz="8" w:space="0" w:color="auto"/>
                  <w:left w:val="nil"/>
                  <w:bottom w:val="single" w:sz="4" w:space="0" w:color="auto"/>
                  <w:right w:val="nil"/>
                </w:tcBorders>
                <w:shd w:val="clear" w:color="auto" w:fill="auto"/>
                <w:noWrap/>
                <w:vAlign w:val="bottom"/>
                <w:hideMark/>
              </w:tcPr>
            </w:tcPrChange>
          </w:tcPr>
          <w:p w14:paraId="26A02F8A" w14:textId="77777777" w:rsidR="002A414C" w:rsidRPr="002A414C" w:rsidRDefault="002A414C" w:rsidP="002A414C">
            <w:pPr>
              <w:spacing w:after="0" w:line="240" w:lineRule="auto"/>
              <w:jc w:val="center"/>
              <w:rPr>
                <w:rFonts w:eastAsia="Times New Roman"/>
                <w:b/>
                <w:bCs/>
                <w:color w:val="000000"/>
              </w:rPr>
            </w:pPr>
            <w:r w:rsidRPr="002A414C">
              <w:rPr>
                <w:rFonts w:eastAsia="Times New Roman"/>
                <w:b/>
                <w:bCs/>
                <w:color w:val="000000"/>
              </w:rPr>
              <w:t>Nearby Street</w:t>
            </w:r>
          </w:p>
        </w:tc>
      </w:tr>
      <w:tr w:rsidR="002A414C" w:rsidRPr="002A414C" w14:paraId="26A02F90" w14:textId="77777777" w:rsidTr="00AC6404">
        <w:trPr>
          <w:trHeight w:val="300"/>
          <w:trPrChange w:id="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8" w:author="Yifan Wang" w:date="2023-01-31T13:43:00Z">
              <w:tcPr>
                <w:tcW w:w="2355" w:type="dxa"/>
                <w:tcBorders>
                  <w:top w:val="nil"/>
                  <w:left w:val="nil"/>
                  <w:bottom w:val="nil"/>
                  <w:right w:val="nil"/>
                </w:tcBorders>
                <w:shd w:val="clear" w:color="auto" w:fill="auto"/>
                <w:noWrap/>
                <w:vAlign w:val="bottom"/>
                <w:hideMark/>
              </w:tcPr>
            </w:tcPrChange>
          </w:tcPr>
          <w:p w14:paraId="26A02F8C"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Tuskegee</w:t>
            </w:r>
          </w:p>
        </w:tc>
        <w:tc>
          <w:tcPr>
            <w:tcW w:w="1023" w:type="dxa"/>
            <w:tcBorders>
              <w:top w:val="nil"/>
              <w:left w:val="nil"/>
              <w:bottom w:val="nil"/>
              <w:right w:val="nil"/>
            </w:tcBorders>
            <w:shd w:val="clear" w:color="auto" w:fill="auto"/>
            <w:noWrap/>
            <w:vAlign w:val="bottom"/>
            <w:hideMark/>
            <w:tcPrChange w:id="9" w:author="Yifan Wang" w:date="2023-01-31T13:43:00Z">
              <w:tcPr>
                <w:tcW w:w="881" w:type="dxa"/>
                <w:tcBorders>
                  <w:top w:val="nil"/>
                  <w:left w:val="nil"/>
                  <w:bottom w:val="nil"/>
                  <w:right w:val="nil"/>
                </w:tcBorders>
                <w:shd w:val="clear" w:color="auto" w:fill="auto"/>
                <w:noWrap/>
                <w:vAlign w:val="bottom"/>
                <w:hideMark/>
              </w:tcPr>
            </w:tcPrChange>
          </w:tcPr>
          <w:p w14:paraId="26A02F8D" w14:textId="18BC3E3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32.428</w:t>
            </w:r>
          </w:p>
        </w:tc>
        <w:tc>
          <w:tcPr>
            <w:tcW w:w="1444" w:type="dxa"/>
            <w:tcBorders>
              <w:top w:val="nil"/>
              <w:left w:val="nil"/>
              <w:bottom w:val="nil"/>
              <w:right w:val="nil"/>
            </w:tcBorders>
            <w:shd w:val="clear" w:color="auto" w:fill="auto"/>
            <w:noWrap/>
            <w:vAlign w:val="bottom"/>
            <w:hideMark/>
            <w:tcPrChange w:id="10" w:author="Yifan Wang" w:date="2023-01-31T13:43:00Z">
              <w:tcPr>
                <w:tcW w:w="1444" w:type="dxa"/>
                <w:tcBorders>
                  <w:top w:val="nil"/>
                  <w:left w:val="nil"/>
                  <w:bottom w:val="nil"/>
                  <w:right w:val="nil"/>
                </w:tcBorders>
                <w:shd w:val="clear" w:color="auto" w:fill="auto"/>
                <w:noWrap/>
                <w:vAlign w:val="bottom"/>
                <w:hideMark/>
              </w:tcPr>
            </w:tcPrChange>
          </w:tcPr>
          <w:p w14:paraId="26A02F8E" w14:textId="08AB4C9A"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-85.</w:t>
            </w:r>
            <w:r w:rsidR="006F4713" w:rsidRPr="002A414C">
              <w:rPr>
                <w:rFonts w:eastAsia="Times New Roman"/>
                <w:color w:val="000000"/>
              </w:rPr>
              <w:t>67</w:t>
            </w:r>
            <w:r w:rsidR="006F4713">
              <w:rPr>
                <w:rFonts w:eastAsia="Times New Roman"/>
                <w:color w:val="000000"/>
              </w:rPr>
              <w:t>6</w:t>
            </w:r>
          </w:p>
        </w:tc>
        <w:tc>
          <w:tcPr>
            <w:tcW w:w="2070" w:type="dxa"/>
            <w:tcBorders>
              <w:top w:val="nil"/>
              <w:left w:val="nil"/>
              <w:bottom w:val="nil"/>
              <w:right w:val="nil"/>
            </w:tcBorders>
            <w:shd w:val="clear" w:color="auto" w:fill="auto"/>
            <w:noWrap/>
            <w:vAlign w:val="bottom"/>
            <w:hideMark/>
            <w:tcPrChange w:id="11" w:author="Yifan Wang" w:date="2023-01-31T13:43:00Z">
              <w:tcPr>
                <w:tcW w:w="2070" w:type="dxa"/>
                <w:tcBorders>
                  <w:top w:val="nil"/>
                  <w:left w:val="nil"/>
                  <w:bottom w:val="nil"/>
                  <w:right w:val="nil"/>
                </w:tcBorders>
                <w:shd w:val="clear" w:color="auto" w:fill="auto"/>
                <w:noWrap/>
                <w:vAlign w:val="bottom"/>
                <w:hideMark/>
              </w:tcPr>
            </w:tcPrChange>
          </w:tcPr>
          <w:p w14:paraId="26A02F8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Macon Dr.</w:t>
            </w:r>
          </w:p>
        </w:tc>
      </w:tr>
      <w:tr w:rsidR="002A414C" w:rsidRPr="002A414C" w14:paraId="26A02F95" w14:textId="77777777" w:rsidTr="00AC6404">
        <w:trPr>
          <w:trHeight w:val="300"/>
          <w:trPrChange w:id="1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13" w:author="Yifan Wang" w:date="2023-01-31T13:43:00Z">
              <w:tcPr>
                <w:tcW w:w="2355" w:type="dxa"/>
                <w:tcBorders>
                  <w:top w:val="nil"/>
                  <w:left w:val="nil"/>
                  <w:bottom w:val="nil"/>
                  <w:right w:val="nil"/>
                </w:tcBorders>
                <w:shd w:val="clear" w:color="auto" w:fill="auto"/>
                <w:noWrap/>
                <w:vAlign w:val="bottom"/>
                <w:hideMark/>
              </w:tcPr>
            </w:tcPrChange>
          </w:tcPr>
          <w:p w14:paraId="26A02F91"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Montgomery 17 </w:t>
            </w:r>
          </w:p>
        </w:tc>
        <w:tc>
          <w:tcPr>
            <w:tcW w:w="1023" w:type="dxa"/>
            <w:tcBorders>
              <w:top w:val="nil"/>
              <w:left w:val="nil"/>
              <w:bottom w:val="nil"/>
              <w:right w:val="nil"/>
            </w:tcBorders>
            <w:shd w:val="clear" w:color="auto" w:fill="auto"/>
            <w:noWrap/>
            <w:vAlign w:val="bottom"/>
            <w:hideMark/>
            <w:tcPrChange w:id="14" w:author="Yifan Wang" w:date="2023-01-31T13:43:00Z">
              <w:tcPr>
                <w:tcW w:w="881" w:type="dxa"/>
                <w:tcBorders>
                  <w:top w:val="nil"/>
                  <w:left w:val="nil"/>
                  <w:bottom w:val="nil"/>
                  <w:right w:val="nil"/>
                </w:tcBorders>
                <w:shd w:val="clear" w:color="auto" w:fill="auto"/>
                <w:noWrap/>
                <w:vAlign w:val="bottom"/>
                <w:hideMark/>
              </w:tcPr>
            </w:tcPrChange>
          </w:tcPr>
          <w:p w14:paraId="26A02F92" w14:textId="2EA65F2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32.375</w:t>
            </w:r>
          </w:p>
        </w:tc>
        <w:tc>
          <w:tcPr>
            <w:tcW w:w="1444" w:type="dxa"/>
            <w:tcBorders>
              <w:top w:val="nil"/>
              <w:left w:val="nil"/>
              <w:bottom w:val="nil"/>
              <w:right w:val="nil"/>
            </w:tcBorders>
            <w:shd w:val="clear" w:color="auto" w:fill="auto"/>
            <w:noWrap/>
            <w:vAlign w:val="bottom"/>
            <w:hideMark/>
            <w:tcPrChange w:id="15" w:author="Yifan Wang" w:date="2023-01-31T13:43:00Z">
              <w:tcPr>
                <w:tcW w:w="1444" w:type="dxa"/>
                <w:tcBorders>
                  <w:top w:val="nil"/>
                  <w:left w:val="nil"/>
                  <w:bottom w:val="nil"/>
                  <w:right w:val="nil"/>
                </w:tcBorders>
                <w:shd w:val="clear" w:color="auto" w:fill="auto"/>
                <w:noWrap/>
                <w:vAlign w:val="bottom"/>
                <w:hideMark/>
              </w:tcPr>
            </w:tcPrChange>
          </w:tcPr>
          <w:p w14:paraId="26A02F93" w14:textId="3F9D1F4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-86.32</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Change w:id="16" w:author="Yifan Wang" w:date="2023-01-31T13:43:00Z">
              <w:tcPr>
                <w:tcW w:w="2070" w:type="dxa"/>
                <w:tcBorders>
                  <w:top w:val="nil"/>
                  <w:left w:val="nil"/>
                  <w:bottom w:val="nil"/>
                  <w:right w:val="nil"/>
                </w:tcBorders>
                <w:shd w:val="clear" w:color="auto" w:fill="auto"/>
                <w:noWrap/>
                <w:vAlign w:val="bottom"/>
                <w:hideMark/>
              </w:tcPr>
            </w:tcPrChange>
          </w:tcPr>
          <w:p w14:paraId="26A02F94"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Herron St.</w:t>
            </w:r>
          </w:p>
        </w:tc>
      </w:tr>
      <w:tr w:rsidR="002A414C" w:rsidRPr="002A414C" w14:paraId="26A02F9A" w14:textId="77777777" w:rsidTr="00AC6404">
        <w:trPr>
          <w:trHeight w:val="300"/>
          <w:trPrChange w:id="1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18" w:author="Yifan Wang" w:date="2023-01-31T13:43:00Z">
              <w:tcPr>
                <w:tcW w:w="2355" w:type="dxa"/>
                <w:tcBorders>
                  <w:top w:val="nil"/>
                  <w:left w:val="nil"/>
                  <w:bottom w:val="nil"/>
                  <w:right w:val="nil"/>
                </w:tcBorders>
                <w:shd w:val="clear" w:color="auto" w:fill="auto"/>
                <w:noWrap/>
                <w:vAlign w:val="bottom"/>
                <w:hideMark/>
              </w:tcPr>
            </w:tcPrChange>
          </w:tcPr>
          <w:p w14:paraId="26A02F96"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17a</w:t>
            </w:r>
          </w:p>
        </w:tc>
        <w:tc>
          <w:tcPr>
            <w:tcW w:w="1023" w:type="dxa"/>
            <w:tcBorders>
              <w:top w:val="nil"/>
              <w:left w:val="nil"/>
              <w:bottom w:val="nil"/>
              <w:right w:val="nil"/>
            </w:tcBorders>
            <w:shd w:val="clear" w:color="auto" w:fill="auto"/>
            <w:noWrap/>
            <w:vAlign w:val="bottom"/>
            <w:hideMark/>
            <w:tcPrChange w:id="19" w:author="Yifan Wang" w:date="2023-01-31T13:43:00Z">
              <w:tcPr>
                <w:tcW w:w="881" w:type="dxa"/>
                <w:tcBorders>
                  <w:top w:val="nil"/>
                  <w:left w:val="nil"/>
                  <w:bottom w:val="nil"/>
                  <w:right w:val="nil"/>
                </w:tcBorders>
                <w:shd w:val="clear" w:color="auto" w:fill="auto"/>
                <w:noWrap/>
                <w:vAlign w:val="bottom"/>
                <w:hideMark/>
              </w:tcPr>
            </w:tcPrChange>
          </w:tcPr>
          <w:p w14:paraId="26A02F97" w14:textId="09C5C4E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w:t>
            </w:r>
            <w:r w:rsidR="003F0E49">
              <w:rPr>
                <w:rFonts w:eastAsia="Times New Roman"/>
                <w:color w:val="000000"/>
              </w:rPr>
              <w:t>1</w:t>
            </w:r>
          </w:p>
        </w:tc>
        <w:tc>
          <w:tcPr>
            <w:tcW w:w="1444" w:type="dxa"/>
            <w:tcBorders>
              <w:top w:val="nil"/>
              <w:left w:val="nil"/>
              <w:bottom w:val="nil"/>
              <w:right w:val="nil"/>
            </w:tcBorders>
            <w:shd w:val="clear" w:color="auto" w:fill="auto"/>
            <w:noWrap/>
            <w:vAlign w:val="bottom"/>
            <w:hideMark/>
            <w:tcPrChange w:id="20" w:author="Yifan Wang" w:date="2023-01-31T13:43:00Z">
              <w:tcPr>
                <w:tcW w:w="1444" w:type="dxa"/>
                <w:tcBorders>
                  <w:top w:val="nil"/>
                  <w:left w:val="nil"/>
                  <w:bottom w:val="nil"/>
                  <w:right w:val="nil"/>
                </w:tcBorders>
                <w:shd w:val="clear" w:color="auto" w:fill="auto"/>
                <w:noWrap/>
                <w:vAlign w:val="bottom"/>
                <w:hideMark/>
              </w:tcPr>
            </w:tcPrChange>
          </w:tcPr>
          <w:p w14:paraId="26A02F98" w14:textId="031FB128"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-87.576</w:t>
            </w:r>
          </w:p>
        </w:tc>
        <w:tc>
          <w:tcPr>
            <w:tcW w:w="2070" w:type="dxa"/>
            <w:tcBorders>
              <w:top w:val="nil"/>
              <w:left w:val="nil"/>
              <w:bottom w:val="nil"/>
              <w:right w:val="nil"/>
            </w:tcBorders>
            <w:shd w:val="clear" w:color="auto" w:fill="auto"/>
            <w:noWrap/>
            <w:vAlign w:val="bottom"/>
            <w:hideMark/>
            <w:tcPrChange w:id="21" w:author="Yifan Wang" w:date="2023-01-31T13:43:00Z">
              <w:tcPr>
                <w:tcW w:w="2070" w:type="dxa"/>
                <w:tcBorders>
                  <w:top w:val="nil"/>
                  <w:left w:val="nil"/>
                  <w:bottom w:val="nil"/>
                  <w:right w:val="nil"/>
                </w:tcBorders>
                <w:shd w:val="clear" w:color="auto" w:fill="auto"/>
                <w:noWrap/>
                <w:vAlign w:val="bottom"/>
                <w:hideMark/>
              </w:tcPr>
            </w:tcPrChange>
          </w:tcPr>
          <w:p w14:paraId="26A02F99"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9F" w14:textId="77777777" w:rsidTr="00AC6404">
        <w:trPr>
          <w:trHeight w:val="300"/>
          <w:trPrChange w:id="2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23" w:author="Yifan Wang" w:date="2023-01-31T13:43:00Z">
              <w:tcPr>
                <w:tcW w:w="2355" w:type="dxa"/>
                <w:tcBorders>
                  <w:top w:val="nil"/>
                  <w:left w:val="nil"/>
                  <w:bottom w:val="nil"/>
                  <w:right w:val="nil"/>
                </w:tcBorders>
                <w:shd w:val="clear" w:color="auto" w:fill="auto"/>
                <w:noWrap/>
                <w:vAlign w:val="bottom"/>
                <w:hideMark/>
              </w:tcPr>
            </w:tcPrChange>
          </w:tcPr>
          <w:p w14:paraId="26A02F9B"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17b</w:t>
            </w:r>
          </w:p>
        </w:tc>
        <w:tc>
          <w:tcPr>
            <w:tcW w:w="1023" w:type="dxa"/>
            <w:tcBorders>
              <w:top w:val="nil"/>
              <w:left w:val="nil"/>
              <w:bottom w:val="nil"/>
              <w:right w:val="nil"/>
            </w:tcBorders>
            <w:shd w:val="clear" w:color="auto" w:fill="auto"/>
            <w:noWrap/>
            <w:vAlign w:val="bottom"/>
            <w:hideMark/>
            <w:tcPrChange w:id="24" w:author="Yifan Wang" w:date="2023-01-31T13:43:00Z">
              <w:tcPr>
                <w:tcW w:w="881" w:type="dxa"/>
                <w:tcBorders>
                  <w:top w:val="nil"/>
                  <w:left w:val="nil"/>
                  <w:bottom w:val="nil"/>
                  <w:right w:val="nil"/>
                </w:tcBorders>
                <w:shd w:val="clear" w:color="auto" w:fill="auto"/>
                <w:noWrap/>
                <w:vAlign w:val="bottom"/>
                <w:hideMark/>
              </w:tcPr>
            </w:tcPrChange>
          </w:tcPr>
          <w:p w14:paraId="26A02F9C" w14:textId="71DBF9D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w:t>
            </w:r>
            <w:r w:rsidR="003F0E49">
              <w:rPr>
                <w:rFonts w:eastAsia="Times New Roman"/>
                <w:color w:val="000000"/>
              </w:rPr>
              <w:t>10</w:t>
            </w:r>
          </w:p>
        </w:tc>
        <w:tc>
          <w:tcPr>
            <w:tcW w:w="1444" w:type="dxa"/>
            <w:tcBorders>
              <w:top w:val="nil"/>
              <w:left w:val="nil"/>
              <w:bottom w:val="nil"/>
              <w:right w:val="nil"/>
            </w:tcBorders>
            <w:shd w:val="clear" w:color="auto" w:fill="auto"/>
            <w:noWrap/>
            <w:vAlign w:val="bottom"/>
            <w:hideMark/>
            <w:tcPrChange w:id="25" w:author="Yifan Wang" w:date="2023-01-31T13:43:00Z">
              <w:tcPr>
                <w:tcW w:w="1444" w:type="dxa"/>
                <w:tcBorders>
                  <w:top w:val="nil"/>
                  <w:left w:val="nil"/>
                  <w:bottom w:val="nil"/>
                  <w:right w:val="nil"/>
                </w:tcBorders>
                <w:shd w:val="clear" w:color="auto" w:fill="auto"/>
                <w:noWrap/>
                <w:vAlign w:val="bottom"/>
                <w:hideMark/>
              </w:tcPr>
            </w:tcPrChange>
          </w:tcPr>
          <w:p w14:paraId="26A02F9D" w14:textId="1F0C6A54"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-87.577</w:t>
            </w:r>
          </w:p>
        </w:tc>
        <w:tc>
          <w:tcPr>
            <w:tcW w:w="2070" w:type="dxa"/>
            <w:tcBorders>
              <w:top w:val="nil"/>
              <w:left w:val="nil"/>
              <w:bottom w:val="nil"/>
              <w:right w:val="nil"/>
            </w:tcBorders>
            <w:shd w:val="clear" w:color="auto" w:fill="auto"/>
            <w:noWrap/>
            <w:vAlign w:val="bottom"/>
            <w:hideMark/>
            <w:tcPrChange w:id="26" w:author="Yifan Wang" w:date="2023-01-31T13:43:00Z">
              <w:tcPr>
                <w:tcW w:w="2070" w:type="dxa"/>
                <w:tcBorders>
                  <w:top w:val="nil"/>
                  <w:left w:val="nil"/>
                  <w:bottom w:val="nil"/>
                  <w:right w:val="nil"/>
                </w:tcBorders>
                <w:shd w:val="clear" w:color="auto" w:fill="auto"/>
                <w:noWrap/>
                <w:vAlign w:val="bottom"/>
                <w:hideMark/>
              </w:tcPr>
            </w:tcPrChange>
          </w:tcPr>
          <w:p w14:paraId="26A02F9E"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Jack Warner Pkwy</w:t>
            </w:r>
          </w:p>
        </w:tc>
      </w:tr>
      <w:tr w:rsidR="002A414C" w:rsidRPr="002A414C" w14:paraId="26A02FA4" w14:textId="77777777" w:rsidTr="00AC6404">
        <w:trPr>
          <w:trHeight w:val="300"/>
          <w:trPrChange w:id="2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28" w:author="Yifan Wang" w:date="2023-01-31T13:43:00Z">
              <w:tcPr>
                <w:tcW w:w="2355" w:type="dxa"/>
                <w:tcBorders>
                  <w:top w:val="nil"/>
                  <w:left w:val="nil"/>
                  <w:bottom w:val="nil"/>
                  <w:right w:val="nil"/>
                </w:tcBorders>
                <w:shd w:val="clear" w:color="auto" w:fill="auto"/>
                <w:noWrap/>
                <w:vAlign w:val="bottom"/>
                <w:hideMark/>
              </w:tcPr>
            </w:tcPrChange>
          </w:tcPr>
          <w:p w14:paraId="26A02FA0"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17</w:t>
            </w:r>
          </w:p>
        </w:tc>
        <w:tc>
          <w:tcPr>
            <w:tcW w:w="1023" w:type="dxa"/>
            <w:tcBorders>
              <w:top w:val="nil"/>
              <w:left w:val="nil"/>
              <w:bottom w:val="nil"/>
              <w:right w:val="nil"/>
            </w:tcBorders>
            <w:shd w:val="clear" w:color="auto" w:fill="auto"/>
            <w:noWrap/>
            <w:vAlign w:val="bottom"/>
            <w:hideMark/>
            <w:tcPrChange w:id="29" w:author="Yifan Wang" w:date="2023-01-31T13:43:00Z">
              <w:tcPr>
                <w:tcW w:w="881" w:type="dxa"/>
                <w:tcBorders>
                  <w:top w:val="nil"/>
                  <w:left w:val="nil"/>
                  <w:bottom w:val="nil"/>
                  <w:right w:val="nil"/>
                </w:tcBorders>
                <w:shd w:val="clear" w:color="auto" w:fill="auto"/>
                <w:noWrap/>
                <w:vAlign w:val="bottom"/>
                <w:hideMark/>
              </w:tcPr>
            </w:tcPrChange>
          </w:tcPr>
          <w:p w14:paraId="26A02FA1" w14:textId="3A57CBF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33.40</w:t>
            </w:r>
            <w:r w:rsidR="003F0E49">
              <w:rPr>
                <w:rFonts w:eastAsia="Times New Roman"/>
                <w:color w:val="000000"/>
              </w:rPr>
              <w:t>3</w:t>
            </w:r>
          </w:p>
        </w:tc>
        <w:tc>
          <w:tcPr>
            <w:tcW w:w="1444" w:type="dxa"/>
            <w:tcBorders>
              <w:top w:val="nil"/>
              <w:left w:val="nil"/>
              <w:bottom w:val="nil"/>
              <w:right w:val="nil"/>
            </w:tcBorders>
            <w:shd w:val="clear" w:color="auto" w:fill="auto"/>
            <w:noWrap/>
            <w:vAlign w:val="bottom"/>
            <w:hideMark/>
            <w:tcPrChange w:id="30" w:author="Yifan Wang" w:date="2023-01-31T13:43:00Z">
              <w:tcPr>
                <w:tcW w:w="1444" w:type="dxa"/>
                <w:tcBorders>
                  <w:top w:val="nil"/>
                  <w:left w:val="nil"/>
                  <w:bottom w:val="nil"/>
                  <w:right w:val="nil"/>
                </w:tcBorders>
                <w:shd w:val="clear" w:color="auto" w:fill="auto"/>
                <w:noWrap/>
                <w:vAlign w:val="bottom"/>
                <w:hideMark/>
              </w:tcPr>
            </w:tcPrChange>
          </w:tcPr>
          <w:p w14:paraId="26A02FA2" w14:textId="5539A0F2"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-86.665</w:t>
            </w:r>
          </w:p>
        </w:tc>
        <w:tc>
          <w:tcPr>
            <w:tcW w:w="2070" w:type="dxa"/>
            <w:tcBorders>
              <w:top w:val="nil"/>
              <w:left w:val="nil"/>
              <w:bottom w:val="nil"/>
              <w:right w:val="nil"/>
            </w:tcBorders>
            <w:shd w:val="clear" w:color="auto" w:fill="auto"/>
            <w:noWrap/>
            <w:vAlign w:val="bottom"/>
            <w:hideMark/>
            <w:tcPrChange w:id="31" w:author="Yifan Wang" w:date="2023-01-31T13:43:00Z">
              <w:tcPr>
                <w:tcW w:w="2070" w:type="dxa"/>
                <w:tcBorders>
                  <w:top w:val="nil"/>
                  <w:left w:val="nil"/>
                  <w:bottom w:val="nil"/>
                  <w:right w:val="nil"/>
                </w:tcBorders>
                <w:shd w:val="clear" w:color="auto" w:fill="auto"/>
                <w:noWrap/>
                <w:vAlign w:val="bottom"/>
                <w:hideMark/>
              </w:tcPr>
            </w:tcPrChange>
          </w:tcPr>
          <w:p w14:paraId="26A02FA3"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Farley Ln</w:t>
            </w:r>
          </w:p>
        </w:tc>
      </w:tr>
      <w:tr w:rsidR="002A414C" w:rsidRPr="002A414C" w14:paraId="26A02FA9" w14:textId="77777777" w:rsidTr="00AC6404">
        <w:trPr>
          <w:trHeight w:val="300"/>
          <w:trPrChange w:id="3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33" w:author="Yifan Wang" w:date="2023-01-31T13:43:00Z">
              <w:tcPr>
                <w:tcW w:w="2355" w:type="dxa"/>
                <w:tcBorders>
                  <w:top w:val="nil"/>
                  <w:left w:val="nil"/>
                  <w:bottom w:val="nil"/>
                  <w:right w:val="nil"/>
                </w:tcBorders>
                <w:shd w:val="clear" w:color="auto" w:fill="auto"/>
                <w:noWrap/>
                <w:vAlign w:val="bottom"/>
                <w:hideMark/>
              </w:tcPr>
            </w:tcPrChange>
          </w:tcPr>
          <w:p w14:paraId="26A02FA5"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Montgomery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34" w:author="Yifan Wang" w:date="2023-01-31T13:43:00Z">
              <w:tcPr>
                <w:tcW w:w="881" w:type="dxa"/>
                <w:tcBorders>
                  <w:top w:val="nil"/>
                  <w:left w:val="nil"/>
                  <w:bottom w:val="nil"/>
                  <w:right w:val="nil"/>
                </w:tcBorders>
                <w:shd w:val="clear" w:color="auto" w:fill="auto"/>
                <w:noWrap/>
                <w:vAlign w:val="bottom"/>
                <w:hideMark/>
              </w:tcPr>
            </w:tcPrChange>
          </w:tcPr>
          <w:p w14:paraId="26A02FA6" w14:textId="1EE03D4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32.394</w:t>
            </w:r>
          </w:p>
        </w:tc>
        <w:tc>
          <w:tcPr>
            <w:tcW w:w="1444" w:type="dxa"/>
            <w:tcBorders>
              <w:top w:val="nil"/>
              <w:left w:val="nil"/>
              <w:bottom w:val="nil"/>
              <w:right w:val="nil"/>
            </w:tcBorders>
            <w:shd w:val="clear" w:color="auto" w:fill="auto"/>
            <w:noWrap/>
            <w:vAlign w:val="bottom"/>
            <w:hideMark/>
            <w:tcPrChange w:id="35" w:author="Yifan Wang" w:date="2023-01-31T13:43:00Z">
              <w:tcPr>
                <w:tcW w:w="1444" w:type="dxa"/>
                <w:tcBorders>
                  <w:top w:val="nil"/>
                  <w:left w:val="nil"/>
                  <w:bottom w:val="nil"/>
                  <w:right w:val="nil"/>
                </w:tcBorders>
                <w:shd w:val="clear" w:color="auto" w:fill="auto"/>
                <w:noWrap/>
                <w:vAlign w:val="bottom"/>
                <w:hideMark/>
              </w:tcPr>
            </w:tcPrChange>
          </w:tcPr>
          <w:p w14:paraId="26A02FA7" w14:textId="1B9CA79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-86.31</w:t>
            </w:r>
            <w:r w:rsidR="003F0E49">
              <w:rPr>
                <w:rFonts w:eastAsia="Times New Roman"/>
                <w:color w:val="000000"/>
              </w:rPr>
              <w:t>4</w:t>
            </w:r>
          </w:p>
        </w:tc>
        <w:tc>
          <w:tcPr>
            <w:tcW w:w="2070" w:type="dxa"/>
            <w:tcBorders>
              <w:top w:val="nil"/>
              <w:left w:val="nil"/>
              <w:bottom w:val="nil"/>
              <w:right w:val="nil"/>
            </w:tcBorders>
            <w:shd w:val="clear" w:color="auto" w:fill="auto"/>
            <w:noWrap/>
            <w:vAlign w:val="bottom"/>
            <w:hideMark/>
            <w:tcPrChange w:id="36" w:author="Yifan Wang" w:date="2023-01-31T13:43:00Z">
              <w:tcPr>
                <w:tcW w:w="2070" w:type="dxa"/>
                <w:tcBorders>
                  <w:top w:val="nil"/>
                  <w:left w:val="nil"/>
                  <w:bottom w:val="nil"/>
                  <w:right w:val="nil"/>
                </w:tcBorders>
                <w:shd w:val="clear" w:color="auto" w:fill="auto"/>
                <w:noWrap/>
                <w:vAlign w:val="bottom"/>
                <w:hideMark/>
              </w:tcPr>
            </w:tcPrChange>
          </w:tcPr>
          <w:p w14:paraId="26A02FA8"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Abbie St</w:t>
            </w:r>
          </w:p>
        </w:tc>
      </w:tr>
      <w:tr w:rsidR="002A414C" w:rsidRPr="002A414C" w14:paraId="26A02FAE" w14:textId="77777777" w:rsidTr="00AC6404">
        <w:trPr>
          <w:trHeight w:val="300"/>
          <w:trPrChange w:id="37"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38" w:author="Yifan Wang" w:date="2023-01-31T13:43:00Z">
              <w:tcPr>
                <w:tcW w:w="2355" w:type="dxa"/>
                <w:tcBorders>
                  <w:top w:val="nil"/>
                  <w:left w:val="nil"/>
                  <w:bottom w:val="nil"/>
                  <w:right w:val="nil"/>
                </w:tcBorders>
                <w:shd w:val="clear" w:color="auto" w:fill="auto"/>
                <w:noWrap/>
                <w:vAlign w:val="bottom"/>
                <w:hideMark/>
              </w:tcPr>
            </w:tcPrChange>
          </w:tcPr>
          <w:p w14:paraId="26A02FAA"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Tuscaloosa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39" w:author="Yifan Wang" w:date="2023-01-31T13:43:00Z">
              <w:tcPr>
                <w:tcW w:w="881" w:type="dxa"/>
                <w:tcBorders>
                  <w:top w:val="nil"/>
                  <w:left w:val="nil"/>
                  <w:bottom w:val="nil"/>
                  <w:right w:val="nil"/>
                </w:tcBorders>
                <w:shd w:val="clear" w:color="auto" w:fill="auto"/>
                <w:noWrap/>
                <w:vAlign w:val="bottom"/>
                <w:hideMark/>
              </w:tcPr>
            </w:tcPrChange>
          </w:tcPr>
          <w:p w14:paraId="26A02FAB" w14:textId="63D50B10"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33.215</w:t>
            </w:r>
          </w:p>
        </w:tc>
        <w:tc>
          <w:tcPr>
            <w:tcW w:w="1444" w:type="dxa"/>
            <w:tcBorders>
              <w:top w:val="nil"/>
              <w:left w:val="nil"/>
              <w:bottom w:val="nil"/>
              <w:right w:val="nil"/>
            </w:tcBorders>
            <w:shd w:val="clear" w:color="auto" w:fill="auto"/>
            <w:noWrap/>
            <w:vAlign w:val="bottom"/>
            <w:hideMark/>
            <w:tcPrChange w:id="40" w:author="Yifan Wang" w:date="2023-01-31T13:43:00Z">
              <w:tcPr>
                <w:tcW w:w="1444" w:type="dxa"/>
                <w:tcBorders>
                  <w:top w:val="nil"/>
                  <w:left w:val="nil"/>
                  <w:bottom w:val="nil"/>
                  <w:right w:val="nil"/>
                </w:tcBorders>
                <w:shd w:val="clear" w:color="auto" w:fill="auto"/>
                <w:noWrap/>
                <w:vAlign w:val="bottom"/>
                <w:hideMark/>
              </w:tcPr>
            </w:tcPrChange>
          </w:tcPr>
          <w:p w14:paraId="26A02FAC" w14:textId="7F165726"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-87.56</w:t>
            </w:r>
            <w:r w:rsidR="003F0E49">
              <w:rPr>
                <w:rFonts w:eastAsia="Times New Roman"/>
                <w:color w:val="000000"/>
              </w:rPr>
              <w:t>6</w:t>
            </w:r>
          </w:p>
        </w:tc>
        <w:tc>
          <w:tcPr>
            <w:tcW w:w="2070" w:type="dxa"/>
            <w:tcBorders>
              <w:top w:val="nil"/>
              <w:left w:val="nil"/>
              <w:bottom w:val="nil"/>
              <w:right w:val="nil"/>
            </w:tcBorders>
            <w:shd w:val="clear" w:color="auto" w:fill="auto"/>
            <w:noWrap/>
            <w:vAlign w:val="bottom"/>
            <w:hideMark/>
            <w:tcPrChange w:id="41" w:author="Yifan Wang" w:date="2023-01-31T13:43:00Z">
              <w:tcPr>
                <w:tcW w:w="2070" w:type="dxa"/>
                <w:tcBorders>
                  <w:top w:val="nil"/>
                  <w:left w:val="nil"/>
                  <w:bottom w:val="nil"/>
                  <w:right w:val="nil"/>
                </w:tcBorders>
                <w:shd w:val="clear" w:color="auto" w:fill="auto"/>
                <w:noWrap/>
                <w:vAlign w:val="bottom"/>
                <w:hideMark/>
              </w:tcPr>
            </w:tcPrChange>
          </w:tcPr>
          <w:p w14:paraId="26A02FAD" w14:textId="171A540E"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21st </w:t>
            </w:r>
            <w:r w:rsidR="00352E6F" w:rsidRPr="002A414C">
              <w:rPr>
                <w:rFonts w:eastAsia="Times New Roman"/>
                <w:color w:val="000000"/>
              </w:rPr>
              <w:t>Av</w:t>
            </w:r>
            <w:r w:rsidR="00352E6F">
              <w:rPr>
                <w:rFonts w:eastAsia="Times New Roman"/>
                <w:color w:val="000000"/>
              </w:rPr>
              <w:t>e</w:t>
            </w:r>
          </w:p>
        </w:tc>
      </w:tr>
      <w:tr w:rsidR="002A414C" w:rsidRPr="002A414C" w14:paraId="26A02FB3" w14:textId="77777777" w:rsidTr="00AC6404">
        <w:trPr>
          <w:trHeight w:val="300"/>
          <w:trPrChange w:id="42" w:author="Yifan Wang" w:date="2023-01-31T13:43:00Z">
            <w:trPr>
              <w:trHeight w:val="300"/>
            </w:trPr>
          </w:trPrChange>
        </w:trPr>
        <w:tc>
          <w:tcPr>
            <w:tcW w:w="2355" w:type="dxa"/>
            <w:tcBorders>
              <w:top w:val="nil"/>
              <w:left w:val="nil"/>
              <w:bottom w:val="nil"/>
              <w:right w:val="nil"/>
            </w:tcBorders>
            <w:shd w:val="clear" w:color="auto" w:fill="auto"/>
            <w:noWrap/>
            <w:vAlign w:val="bottom"/>
            <w:hideMark/>
            <w:tcPrChange w:id="43" w:author="Yifan Wang" w:date="2023-01-31T13:43:00Z">
              <w:tcPr>
                <w:tcW w:w="2355" w:type="dxa"/>
                <w:tcBorders>
                  <w:top w:val="nil"/>
                  <w:left w:val="nil"/>
                  <w:bottom w:val="nil"/>
                  <w:right w:val="nil"/>
                </w:tcBorders>
                <w:shd w:val="clear" w:color="auto" w:fill="auto"/>
                <w:noWrap/>
                <w:vAlign w:val="bottom"/>
                <w:hideMark/>
              </w:tcPr>
            </w:tcPrChange>
          </w:tcPr>
          <w:p w14:paraId="26A02FAF"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Birmingham 18</w:t>
            </w:r>
            <w:r>
              <w:rPr>
                <w:rFonts w:eastAsia="Times New Roman"/>
                <w:color w:val="000000"/>
              </w:rPr>
              <w:t xml:space="preserve"> &amp; 19</w:t>
            </w:r>
          </w:p>
        </w:tc>
        <w:tc>
          <w:tcPr>
            <w:tcW w:w="1023" w:type="dxa"/>
            <w:tcBorders>
              <w:top w:val="nil"/>
              <w:left w:val="nil"/>
              <w:bottom w:val="nil"/>
              <w:right w:val="nil"/>
            </w:tcBorders>
            <w:shd w:val="clear" w:color="auto" w:fill="auto"/>
            <w:noWrap/>
            <w:vAlign w:val="bottom"/>
            <w:hideMark/>
            <w:tcPrChange w:id="44" w:author="Yifan Wang" w:date="2023-01-31T13:43:00Z">
              <w:tcPr>
                <w:tcW w:w="881" w:type="dxa"/>
                <w:tcBorders>
                  <w:top w:val="nil"/>
                  <w:left w:val="nil"/>
                  <w:bottom w:val="nil"/>
                  <w:right w:val="nil"/>
                </w:tcBorders>
                <w:shd w:val="clear" w:color="auto" w:fill="auto"/>
                <w:noWrap/>
                <w:vAlign w:val="bottom"/>
                <w:hideMark/>
              </w:tcPr>
            </w:tcPrChange>
          </w:tcPr>
          <w:p w14:paraId="26A02FB0" w14:textId="68174B51" w:rsidR="002A414C" w:rsidRPr="002A414C" w:rsidRDefault="002A414C" w:rsidP="002A414C">
            <w:pPr>
              <w:spacing w:after="0" w:line="240" w:lineRule="auto"/>
              <w:jc w:val="center"/>
              <w:rPr>
                <w:rFonts w:eastAsia="Times New Roman"/>
                <w:color w:val="000000"/>
              </w:rPr>
            </w:pPr>
            <w:r w:rsidRPr="002A414C">
              <w:rPr>
                <w:rFonts w:eastAsia="Times New Roman"/>
                <w:color w:val="000000"/>
              </w:rPr>
              <w:t>33.37</w:t>
            </w:r>
            <w:r w:rsidR="00262721">
              <w:rPr>
                <w:rFonts w:eastAsia="Times New Roman"/>
                <w:color w:val="000000"/>
              </w:rPr>
              <w:t>7</w:t>
            </w:r>
          </w:p>
        </w:tc>
        <w:tc>
          <w:tcPr>
            <w:tcW w:w="1444" w:type="dxa"/>
            <w:tcBorders>
              <w:top w:val="nil"/>
              <w:left w:val="nil"/>
              <w:bottom w:val="nil"/>
              <w:right w:val="nil"/>
            </w:tcBorders>
            <w:shd w:val="clear" w:color="auto" w:fill="auto"/>
            <w:noWrap/>
            <w:vAlign w:val="bottom"/>
            <w:hideMark/>
            <w:tcPrChange w:id="45" w:author="Yifan Wang" w:date="2023-01-31T13:43:00Z">
              <w:tcPr>
                <w:tcW w:w="1444" w:type="dxa"/>
                <w:tcBorders>
                  <w:top w:val="nil"/>
                  <w:left w:val="nil"/>
                  <w:bottom w:val="nil"/>
                  <w:right w:val="nil"/>
                </w:tcBorders>
                <w:shd w:val="clear" w:color="auto" w:fill="auto"/>
                <w:noWrap/>
                <w:vAlign w:val="bottom"/>
                <w:hideMark/>
              </w:tcPr>
            </w:tcPrChange>
          </w:tcPr>
          <w:p w14:paraId="26A02FB1" w14:textId="60B13F09" w:rsidR="002A414C" w:rsidRPr="002A414C" w:rsidRDefault="002A414C" w:rsidP="002A414C">
            <w:pPr>
              <w:spacing w:after="0" w:line="240" w:lineRule="auto"/>
              <w:jc w:val="center"/>
              <w:rPr>
                <w:rFonts w:eastAsia="Times New Roman"/>
                <w:color w:val="000000"/>
              </w:rPr>
            </w:pPr>
            <w:r w:rsidRPr="002A414C">
              <w:rPr>
                <w:rFonts w:eastAsia="Times New Roman"/>
                <w:color w:val="000000"/>
              </w:rPr>
              <w:t>-86.66</w:t>
            </w:r>
            <w:r w:rsidR="00262721">
              <w:rPr>
                <w:rFonts w:eastAsia="Times New Roman"/>
                <w:color w:val="000000"/>
              </w:rPr>
              <w:t>8</w:t>
            </w:r>
          </w:p>
        </w:tc>
        <w:tc>
          <w:tcPr>
            <w:tcW w:w="2070" w:type="dxa"/>
            <w:tcBorders>
              <w:top w:val="nil"/>
              <w:left w:val="nil"/>
              <w:bottom w:val="nil"/>
              <w:right w:val="nil"/>
            </w:tcBorders>
            <w:shd w:val="clear" w:color="auto" w:fill="auto"/>
            <w:noWrap/>
            <w:vAlign w:val="bottom"/>
            <w:hideMark/>
            <w:tcPrChange w:id="46" w:author="Yifan Wang" w:date="2023-01-31T13:43:00Z">
              <w:tcPr>
                <w:tcW w:w="2070" w:type="dxa"/>
                <w:tcBorders>
                  <w:top w:val="nil"/>
                  <w:left w:val="nil"/>
                  <w:bottom w:val="nil"/>
                  <w:right w:val="nil"/>
                </w:tcBorders>
                <w:shd w:val="clear" w:color="auto" w:fill="auto"/>
                <w:noWrap/>
                <w:vAlign w:val="bottom"/>
                <w:hideMark/>
              </w:tcPr>
            </w:tcPrChange>
          </w:tcPr>
          <w:p w14:paraId="26A02FB2" w14:textId="77777777" w:rsidR="002A414C" w:rsidRPr="002A414C" w:rsidRDefault="002A414C" w:rsidP="002A414C">
            <w:pPr>
              <w:spacing w:after="0" w:line="240" w:lineRule="auto"/>
              <w:jc w:val="center"/>
              <w:rPr>
                <w:rFonts w:eastAsia="Times New Roman"/>
                <w:color w:val="000000"/>
              </w:rPr>
            </w:pPr>
            <w:r w:rsidRPr="002A414C">
              <w:rPr>
                <w:rFonts w:eastAsia="Times New Roman"/>
                <w:color w:val="000000"/>
              </w:rPr>
              <w:t xml:space="preserve">Mountain Top Rd </w:t>
            </w:r>
          </w:p>
        </w:tc>
      </w:tr>
      <w:tr w:rsidR="00AC6404" w:rsidRPr="002A414C" w14:paraId="26A02FB8" w14:textId="77777777" w:rsidTr="00AC6404">
        <w:trPr>
          <w:trHeight w:val="300"/>
          <w:trPrChange w:id="47" w:author="Yifan Wang" w:date="2023-01-31T13:43:00Z">
            <w:trPr>
              <w:trHeight w:val="300"/>
            </w:trPr>
          </w:trPrChange>
        </w:trPr>
        <w:tc>
          <w:tcPr>
            <w:tcW w:w="2355" w:type="dxa"/>
            <w:tcBorders>
              <w:top w:val="nil"/>
              <w:left w:val="nil"/>
              <w:bottom w:val="nil"/>
              <w:right w:val="nil"/>
            </w:tcBorders>
            <w:shd w:val="clear" w:color="auto" w:fill="auto"/>
            <w:noWrap/>
            <w:vAlign w:val="bottom"/>
            <w:tcPrChange w:id="48" w:author="Yifan Wang" w:date="2023-01-31T13:43:00Z">
              <w:tcPr>
                <w:tcW w:w="2355" w:type="dxa"/>
                <w:tcBorders>
                  <w:top w:val="nil"/>
                  <w:left w:val="nil"/>
                  <w:bottom w:val="nil"/>
                  <w:right w:val="nil"/>
                </w:tcBorders>
                <w:shd w:val="clear" w:color="auto" w:fill="auto"/>
                <w:noWrap/>
                <w:vAlign w:val="bottom"/>
              </w:tcPr>
            </w:tcPrChange>
          </w:tcPr>
          <w:p w14:paraId="26A02FB4" w14:textId="4DD9E853" w:rsidR="00AC6404" w:rsidRPr="002A414C" w:rsidRDefault="00AC6404" w:rsidP="002A414C">
            <w:pPr>
              <w:spacing w:after="0" w:line="240" w:lineRule="auto"/>
              <w:jc w:val="center"/>
              <w:rPr>
                <w:rFonts w:eastAsia="Times New Roman"/>
                <w:color w:val="000000"/>
              </w:rPr>
            </w:pPr>
            <w:del w:id="49" w:author="Yifan Wang" w:date="2023-01-31T13:43:00Z">
              <w:r w:rsidRPr="002A414C" w:rsidDel="00A62CDA">
                <w:rPr>
                  <w:rFonts w:eastAsia="Times New Roman"/>
                  <w:color w:val="000000"/>
                </w:rPr>
                <w:delText>Mobile 1</w:delText>
              </w:r>
            </w:del>
          </w:p>
        </w:tc>
        <w:tc>
          <w:tcPr>
            <w:tcW w:w="1023" w:type="dxa"/>
            <w:tcBorders>
              <w:top w:val="nil"/>
              <w:left w:val="nil"/>
              <w:bottom w:val="nil"/>
              <w:right w:val="nil"/>
            </w:tcBorders>
            <w:shd w:val="clear" w:color="auto" w:fill="auto"/>
            <w:noWrap/>
            <w:vAlign w:val="bottom"/>
            <w:tcPrChange w:id="50" w:author="Yifan Wang" w:date="2023-01-31T13:43:00Z">
              <w:tcPr>
                <w:tcW w:w="881" w:type="dxa"/>
                <w:tcBorders>
                  <w:top w:val="nil"/>
                  <w:left w:val="nil"/>
                  <w:bottom w:val="nil"/>
                  <w:right w:val="nil"/>
                </w:tcBorders>
                <w:shd w:val="clear" w:color="auto" w:fill="auto"/>
                <w:noWrap/>
                <w:vAlign w:val="bottom"/>
              </w:tcPr>
            </w:tcPrChange>
          </w:tcPr>
          <w:p w14:paraId="26A02FB5" w14:textId="457252A9" w:rsidR="00AC6404" w:rsidRPr="002A414C" w:rsidRDefault="00AC6404" w:rsidP="002A414C">
            <w:pPr>
              <w:spacing w:after="0" w:line="240" w:lineRule="auto"/>
              <w:jc w:val="center"/>
              <w:rPr>
                <w:rFonts w:eastAsia="Times New Roman"/>
                <w:color w:val="000000"/>
              </w:rPr>
            </w:pPr>
            <w:del w:id="51" w:author="Yifan Wang" w:date="2023-01-31T13:43:00Z">
              <w:r w:rsidRPr="002A414C" w:rsidDel="00A62CDA">
                <w:rPr>
                  <w:rFonts w:eastAsia="Times New Roman"/>
                  <w:color w:val="000000"/>
                </w:rPr>
                <w:delText>30.656</w:delText>
              </w:r>
            </w:del>
          </w:p>
        </w:tc>
        <w:tc>
          <w:tcPr>
            <w:tcW w:w="1444" w:type="dxa"/>
            <w:tcBorders>
              <w:top w:val="nil"/>
              <w:left w:val="nil"/>
              <w:bottom w:val="nil"/>
              <w:right w:val="nil"/>
            </w:tcBorders>
            <w:shd w:val="clear" w:color="auto" w:fill="auto"/>
            <w:noWrap/>
            <w:vAlign w:val="bottom"/>
            <w:tcPrChange w:id="52" w:author="Yifan Wang" w:date="2023-01-31T13:43:00Z">
              <w:tcPr>
                <w:tcW w:w="1444" w:type="dxa"/>
                <w:tcBorders>
                  <w:top w:val="nil"/>
                  <w:left w:val="nil"/>
                  <w:bottom w:val="nil"/>
                  <w:right w:val="nil"/>
                </w:tcBorders>
                <w:shd w:val="clear" w:color="auto" w:fill="auto"/>
                <w:noWrap/>
                <w:vAlign w:val="bottom"/>
              </w:tcPr>
            </w:tcPrChange>
          </w:tcPr>
          <w:p w14:paraId="26A02FB6" w14:textId="163D36F7" w:rsidR="00AC6404" w:rsidRPr="002A414C" w:rsidRDefault="00AC6404" w:rsidP="002A414C">
            <w:pPr>
              <w:spacing w:after="0" w:line="240" w:lineRule="auto"/>
              <w:jc w:val="center"/>
              <w:rPr>
                <w:rFonts w:eastAsia="Times New Roman"/>
                <w:color w:val="000000"/>
              </w:rPr>
            </w:pPr>
            <w:del w:id="53" w:author="Yifan Wang" w:date="2023-01-31T13:43:00Z">
              <w:r w:rsidRPr="002A414C" w:rsidDel="00A62CDA">
                <w:rPr>
                  <w:rFonts w:eastAsia="Times New Roman"/>
                  <w:color w:val="000000"/>
                </w:rPr>
                <w:delText>-88.10</w:delText>
              </w:r>
              <w:r w:rsidDel="00A62CDA">
                <w:rPr>
                  <w:rFonts w:eastAsia="Times New Roman"/>
                  <w:color w:val="000000"/>
                </w:rPr>
                <w:delText>2</w:delText>
              </w:r>
            </w:del>
          </w:p>
        </w:tc>
        <w:tc>
          <w:tcPr>
            <w:tcW w:w="2070" w:type="dxa"/>
            <w:tcBorders>
              <w:top w:val="nil"/>
              <w:left w:val="nil"/>
              <w:bottom w:val="nil"/>
              <w:right w:val="nil"/>
            </w:tcBorders>
            <w:shd w:val="clear" w:color="auto" w:fill="auto"/>
            <w:noWrap/>
            <w:vAlign w:val="bottom"/>
            <w:tcPrChange w:id="54" w:author="Yifan Wang" w:date="2023-01-31T13:43:00Z">
              <w:tcPr>
                <w:tcW w:w="2070" w:type="dxa"/>
                <w:tcBorders>
                  <w:top w:val="nil"/>
                  <w:left w:val="nil"/>
                  <w:bottom w:val="nil"/>
                  <w:right w:val="nil"/>
                </w:tcBorders>
                <w:shd w:val="clear" w:color="auto" w:fill="auto"/>
                <w:noWrap/>
                <w:vAlign w:val="bottom"/>
              </w:tcPr>
            </w:tcPrChange>
          </w:tcPr>
          <w:p w14:paraId="26A02FB7" w14:textId="558E8948" w:rsidR="00AC6404" w:rsidRPr="002A414C" w:rsidRDefault="00AC6404" w:rsidP="002A414C">
            <w:pPr>
              <w:spacing w:after="0" w:line="240" w:lineRule="auto"/>
              <w:jc w:val="center"/>
              <w:rPr>
                <w:rFonts w:eastAsia="Times New Roman"/>
                <w:color w:val="000000"/>
              </w:rPr>
            </w:pPr>
            <w:del w:id="55" w:author="Yifan Wang" w:date="2023-01-31T13:43:00Z">
              <w:r w:rsidRPr="002A414C" w:rsidDel="00A62CDA">
                <w:rPr>
                  <w:rFonts w:eastAsia="Times New Roman"/>
                  <w:color w:val="000000"/>
                </w:rPr>
                <w:delText>Halls Mill Rd</w:delText>
              </w:r>
            </w:del>
          </w:p>
        </w:tc>
      </w:tr>
      <w:tr w:rsidR="00AC6404" w:rsidRPr="002A414C" w14:paraId="26A02FBD" w14:textId="77777777" w:rsidTr="00AC6404">
        <w:trPr>
          <w:trHeight w:val="300"/>
          <w:trPrChange w:id="56" w:author="Yifan Wang" w:date="2023-01-31T13:43:00Z">
            <w:trPr>
              <w:trHeight w:val="300"/>
            </w:trPr>
          </w:trPrChange>
        </w:trPr>
        <w:tc>
          <w:tcPr>
            <w:tcW w:w="2355" w:type="dxa"/>
            <w:tcBorders>
              <w:top w:val="nil"/>
              <w:left w:val="nil"/>
              <w:bottom w:val="nil"/>
              <w:right w:val="nil"/>
            </w:tcBorders>
            <w:shd w:val="clear" w:color="auto" w:fill="auto"/>
            <w:noWrap/>
            <w:vAlign w:val="bottom"/>
            <w:tcPrChange w:id="57" w:author="Yifan Wang" w:date="2023-01-31T13:43:00Z">
              <w:tcPr>
                <w:tcW w:w="2355" w:type="dxa"/>
                <w:tcBorders>
                  <w:top w:val="nil"/>
                  <w:left w:val="nil"/>
                  <w:bottom w:val="nil"/>
                  <w:right w:val="nil"/>
                </w:tcBorders>
                <w:shd w:val="clear" w:color="auto" w:fill="auto"/>
                <w:noWrap/>
                <w:vAlign w:val="bottom"/>
              </w:tcPr>
            </w:tcPrChange>
          </w:tcPr>
          <w:p w14:paraId="26A02FB9" w14:textId="74078E5D" w:rsidR="00AC6404" w:rsidRPr="002A414C" w:rsidRDefault="00AC6404" w:rsidP="002A414C">
            <w:pPr>
              <w:spacing w:after="0" w:line="240" w:lineRule="auto"/>
              <w:jc w:val="center"/>
              <w:rPr>
                <w:rFonts w:eastAsia="Times New Roman"/>
                <w:color w:val="000000"/>
              </w:rPr>
            </w:pPr>
            <w:del w:id="58" w:author="Yifan Wang" w:date="2023-01-31T13:43:00Z">
              <w:r w:rsidRPr="002A414C" w:rsidDel="00A62CDA">
                <w:rPr>
                  <w:rFonts w:eastAsia="Times New Roman"/>
                  <w:color w:val="000000"/>
                </w:rPr>
                <w:delText>Mobile 2</w:delText>
              </w:r>
            </w:del>
          </w:p>
        </w:tc>
        <w:tc>
          <w:tcPr>
            <w:tcW w:w="1023" w:type="dxa"/>
            <w:tcBorders>
              <w:top w:val="nil"/>
              <w:left w:val="nil"/>
              <w:bottom w:val="nil"/>
              <w:right w:val="nil"/>
            </w:tcBorders>
            <w:shd w:val="clear" w:color="auto" w:fill="auto"/>
            <w:noWrap/>
            <w:vAlign w:val="bottom"/>
            <w:tcPrChange w:id="59" w:author="Yifan Wang" w:date="2023-01-31T13:43:00Z">
              <w:tcPr>
                <w:tcW w:w="881" w:type="dxa"/>
                <w:tcBorders>
                  <w:top w:val="nil"/>
                  <w:left w:val="nil"/>
                  <w:bottom w:val="nil"/>
                  <w:right w:val="nil"/>
                </w:tcBorders>
                <w:shd w:val="clear" w:color="auto" w:fill="auto"/>
                <w:noWrap/>
                <w:vAlign w:val="bottom"/>
              </w:tcPr>
            </w:tcPrChange>
          </w:tcPr>
          <w:p w14:paraId="26A02FBA" w14:textId="00FFE52D" w:rsidR="00AC6404" w:rsidRPr="002A414C" w:rsidRDefault="00AC6404" w:rsidP="002A414C">
            <w:pPr>
              <w:spacing w:after="0" w:line="240" w:lineRule="auto"/>
              <w:jc w:val="center"/>
              <w:rPr>
                <w:rFonts w:eastAsia="Times New Roman"/>
                <w:color w:val="000000"/>
              </w:rPr>
            </w:pPr>
            <w:del w:id="60" w:author="Yifan Wang" w:date="2023-01-31T13:43:00Z">
              <w:r w:rsidRPr="002A414C" w:rsidDel="00A62CDA">
                <w:rPr>
                  <w:rFonts w:eastAsia="Times New Roman"/>
                  <w:color w:val="000000"/>
                </w:rPr>
                <w:delText>30.69</w:delText>
              </w:r>
              <w:r w:rsidDel="00A62CDA">
                <w:rPr>
                  <w:rFonts w:eastAsia="Times New Roman"/>
                  <w:color w:val="000000"/>
                </w:rPr>
                <w:delText>9</w:delText>
              </w:r>
            </w:del>
          </w:p>
        </w:tc>
        <w:tc>
          <w:tcPr>
            <w:tcW w:w="1444" w:type="dxa"/>
            <w:tcBorders>
              <w:top w:val="nil"/>
              <w:left w:val="nil"/>
              <w:bottom w:val="nil"/>
              <w:right w:val="nil"/>
            </w:tcBorders>
            <w:shd w:val="clear" w:color="auto" w:fill="auto"/>
            <w:noWrap/>
            <w:vAlign w:val="bottom"/>
            <w:tcPrChange w:id="61" w:author="Yifan Wang" w:date="2023-01-31T13:43:00Z">
              <w:tcPr>
                <w:tcW w:w="1444" w:type="dxa"/>
                <w:tcBorders>
                  <w:top w:val="nil"/>
                  <w:left w:val="nil"/>
                  <w:bottom w:val="nil"/>
                  <w:right w:val="nil"/>
                </w:tcBorders>
                <w:shd w:val="clear" w:color="auto" w:fill="auto"/>
                <w:noWrap/>
                <w:vAlign w:val="bottom"/>
              </w:tcPr>
            </w:tcPrChange>
          </w:tcPr>
          <w:p w14:paraId="26A02FBB" w14:textId="2AB7976C" w:rsidR="00AC6404" w:rsidRPr="002A414C" w:rsidRDefault="00AC6404" w:rsidP="002A414C">
            <w:pPr>
              <w:spacing w:after="0" w:line="240" w:lineRule="auto"/>
              <w:jc w:val="center"/>
              <w:rPr>
                <w:rFonts w:eastAsia="Times New Roman"/>
                <w:color w:val="000000"/>
              </w:rPr>
            </w:pPr>
            <w:del w:id="62" w:author="Yifan Wang" w:date="2023-01-31T13:43:00Z">
              <w:r w:rsidRPr="002A414C" w:rsidDel="00A62CDA">
                <w:rPr>
                  <w:rFonts w:eastAsia="Times New Roman"/>
                  <w:color w:val="000000"/>
                </w:rPr>
                <w:delText>-88.05</w:delText>
              </w:r>
              <w:r w:rsidDel="00A62CDA">
                <w:rPr>
                  <w:rFonts w:eastAsia="Times New Roman"/>
                  <w:color w:val="000000"/>
                </w:rPr>
                <w:delText>4</w:delText>
              </w:r>
            </w:del>
          </w:p>
        </w:tc>
        <w:tc>
          <w:tcPr>
            <w:tcW w:w="2070" w:type="dxa"/>
            <w:tcBorders>
              <w:top w:val="nil"/>
              <w:left w:val="nil"/>
              <w:bottom w:val="nil"/>
              <w:right w:val="nil"/>
            </w:tcBorders>
            <w:shd w:val="clear" w:color="auto" w:fill="auto"/>
            <w:noWrap/>
            <w:vAlign w:val="bottom"/>
            <w:tcPrChange w:id="63" w:author="Yifan Wang" w:date="2023-01-31T13:43:00Z">
              <w:tcPr>
                <w:tcW w:w="2070" w:type="dxa"/>
                <w:tcBorders>
                  <w:top w:val="nil"/>
                  <w:left w:val="nil"/>
                  <w:bottom w:val="nil"/>
                  <w:right w:val="nil"/>
                </w:tcBorders>
                <w:shd w:val="clear" w:color="auto" w:fill="auto"/>
                <w:noWrap/>
                <w:vAlign w:val="bottom"/>
              </w:tcPr>
            </w:tcPrChange>
          </w:tcPr>
          <w:p w14:paraId="26A02FBC" w14:textId="3BB28435" w:rsidR="00AC6404" w:rsidRPr="002A414C" w:rsidRDefault="00AC6404" w:rsidP="002A414C">
            <w:pPr>
              <w:spacing w:after="0" w:line="240" w:lineRule="auto"/>
              <w:jc w:val="center"/>
              <w:rPr>
                <w:rFonts w:eastAsia="Times New Roman"/>
                <w:color w:val="000000"/>
              </w:rPr>
            </w:pPr>
            <w:del w:id="64" w:author="Yifan Wang" w:date="2023-01-31T13:43:00Z">
              <w:r w:rsidRPr="002A414C" w:rsidDel="00A62CDA">
                <w:rPr>
                  <w:rFonts w:eastAsia="Times New Roman"/>
                  <w:color w:val="000000"/>
                </w:rPr>
                <w:delText xml:space="preserve">Short Bloodgood St </w:delText>
              </w:r>
            </w:del>
          </w:p>
        </w:tc>
      </w:tr>
      <w:tr w:rsidR="00AC6404" w:rsidRPr="002A414C" w14:paraId="26A02FC2" w14:textId="77777777" w:rsidTr="00AC6404">
        <w:trPr>
          <w:trHeight w:val="300"/>
          <w:trPrChange w:id="65" w:author="Yifan Wang" w:date="2023-01-31T13:43:00Z">
            <w:trPr>
              <w:trHeight w:val="300"/>
            </w:trPr>
          </w:trPrChange>
        </w:trPr>
        <w:tc>
          <w:tcPr>
            <w:tcW w:w="2355" w:type="dxa"/>
            <w:tcBorders>
              <w:top w:val="nil"/>
              <w:left w:val="nil"/>
              <w:bottom w:val="nil"/>
              <w:right w:val="nil"/>
            </w:tcBorders>
            <w:shd w:val="clear" w:color="auto" w:fill="auto"/>
            <w:noWrap/>
            <w:vAlign w:val="bottom"/>
            <w:tcPrChange w:id="66" w:author="Yifan Wang" w:date="2023-01-31T13:43:00Z">
              <w:tcPr>
                <w:tcW w:w="2355" w:type="dxa"/>
                <w:tcBorders>
                  <w:top w:val="nil"/>
                  <w:left w:val="nil"/>
                  <w:bottom w:val="nil"/>
                  <w:right w:val="nil"/>
                </w:tcBorders>
                <w:shd w:val="clear" w:color="auto" w:fill="auto"/>
                <w:noWrap/>
                <w:vAlign w:val="bottom"/>
              </w:tcPr>
            </w:tcPrChange>
          </w:tcPr>
          <w:p w14:paraId="26A02FBE" w14:textId="6C91DC50" w:rsidR="00AC6404" w:rsidRPr="002A414C" w:rsidRDefault="00AC6404" w:rsidP="002A414C">
            <w:pPr>
              <w:spacing w:after="0" w:line="240" w:lineRule="auto"/>
              <w:jc w:val="center"/>
              <w:rPr>
                <w:rFonts w:eastAsia="Times New Roman"/>
                <w:color w:val="000000"/>
              </w:rPr>
            </w:pPr>
            <w:del w:id="67" w:author="Yifan Wang" w:date="2023-01-31T13:43:00Z">
              <w:r w:rsidRPr="002A414C" w:rsidDel="00A62CDA">
                <w:rPr>
                  <w:rFonts w:eastAsia="Times New Roman"/>
                  <w:color w:val="000000"/>
                </w:rPr>
                <w:delText>Mobile 3</w:delText>
              </w:r>
            </w:del>
          </w:p>
        </w:tc>
        <w:tc>
          <w:tcPr>
            <w:tcW w:w="1023" w:type="dxa"/>
            <w:tcBorders>
              <w:top w:val="nil"/>
              <w:left w:val="nil"/>
              <w:bottom w:val="nil"/>
              <w:right w:val="nil"/>
            </w:tcBorders>
            <w:shd w:val="clear" w:color="auto" w:fill="auto"/>
            <w:noWrap/>
            <w:vAlign w:val="bottom"/>
            <w:tcPrChange w:id="68" w:author="Yifan Wang" w:date="2023-01-31T13:43:00Z">
              <w:tcPr>
                <w:tcW w:w="881" w:type="dxa"/>
                <w:tcBorders>
                  <w:top w:val="nil"/>
                  <w:left w:val="nil"/>
                  <w:bottom w:val="nil"/>
                  <w:right w:val="nil"/>
                </w:tcBorders>
                <w:shd w:val="clear" w:color="auto" w:fill="auto"/>
                <w:noWrap/>
                <w:vAlign w:val="bottom"/>
              </w:tcPr>
            </w:tcPrChange>
          </w:tcPr>
          <w:p w14:paraId="26A02FBF" w14:textId="2C0F9347" w:rsidR="00AC6404" w:rsidRPr="002A414C" w:rsidRDefault="00AC6404" w:rsidP="002A414C">
            <w:pPr>
              <w:spacing w:after="0" w:line="240" w:lineRule="auto"/>
              <w:jc w:val="center"/>
              <w:rPr>
                <w:rFonts w:eastAsia="Times New Roman"/>
                <w:color w:val="000000"/>
              </w:rPr>
            </w:pPr>
            <w:del w:id="69" w:author="Yifan Wang" w:date="2023-01-31T13:43:00Z">
              <w:r w:rsidRPr="002A414C" w:rsidDel="00A62CDA">
                <w:rPr>
                  <w:rFonts w:eastAsia="Times New Roman"/>
                  <w:color w:val="000000"/>
                </w:rPr>
                <w:delText>30.681</w:delText>
              </w:r>
            </w:del>
          </w:p>
        </w:tc>
        <w:tc>
          <w:tcPr>
            <w:tcW w:w="1444" w:type="dxa"/>
            <w:tcBorders>
              <w:top w:val="nil"/>
              <w:left w:val="nil"/>
              <w:bottom w:val="nil"/>
              <w:right w:val="nil"/>
            </w:tcBorders>
            <w:shd w:val="clear" w:color="auto" w:fill="auto"/>
            <w:noWrap/>
            <w:vAlign w:val="bottom"/>
            <w:tcPrChange w:id="70" w:author="Yifan Wang" w:date="2023-01-31T13:43:00Z">
              <w:tcPr>
                <w:tcW w:w="1444" w:type="dxa"/>
                <w:tcBorders>
                  <w:top w:val="nil"/>
                  <w:left w:val="nil"/>
                  <w:bottom w:val="nil"/>
                  <w:right w:val="nil"/>
                </w:tcBorders>
                <w:shd w:val="clear" w:color="auto" w:fill="auto"/>
                <w:noWrap/>
                <w:vAlign w:val="bottom"/>
              </w:tcPr>
            </w:tcPrChange>
          </w:tcPr>
          <w:p w14:paraId="26A02FC0" w14:textId="26CD4653" w:rsidR="00AC6404" w:rsidRPr="002A414C" w:rsidRDefault="00AC6404" w:rsidP="002A414C">
            <w:pPr>
              <w:spacing w:after="0" w:line="240" w:lineRule="auto"/>
              <w:jc w:val="center"/>
              <w:rPr>
                <w:rFonts w:eastAsia="Times New Roman"/>
                <w:color w:val="000000"/>
              </w:rPr>
            </w:pPr>
            <w:del w:id="71" w:author="Yifan Wang" w:date="2023-01-31T13:43:00Z">
              <w:r w:rsidRPr="002A414C" w:rsidDel="00A62CDA">
                <w:rPr>
                  <w:rFonts w:eastAsia="Times New Roman"/>
                  <w:color w:val="000000"/>
                </w:rPr>
                <w:delText>-88.06</w:delText>
              </w:r>
              <w:r w:rsidDel="00A62CDA">
                <w:rPr>
                  <w:rFonts w:eastAsia="Times New Roman"/>
                  <w:color w:val="000000"/>
                </w:rPr>
                <w:delText>7</w:delText>
              </w:r>
            </w:del>
          </w:p>
        </w:tc>
        <w:tc>
          <w:tcPr>
            <w:tcW w:w="2070" w:type="dxa"/>
            <w:tcBorders>
              <w:top w:val="nil"/>
              <w:left w:val="nil"/>
              <w:bottom w:val="nil"/>
              <w:right w:val="nil"/>
            </w:tcBorders>
            <w:shd w:val="clear" w:color="auto" w:fill="auto"/>
            <w:noWrap/>
            <w:vAlign w:val="bottom"/>
            <w:tcPrChange w:id="72" w:author="Yifan Wang" w:date="2023-01-31T13:43:00Z">
              <w:tcPr>
                <w:tcW w:w="2070" w:type="dxa"/>
                <w:tcBorders>
                  <w:top w:val="nil"/>
                  <w:left w:val="nil"/>
                  <w:bottom w:val="nil"/>
                  <w:right w:val="nil"/>
                </w:tcBorders>
                <w:shd w:val="clear" w:color="auto" w:fill="auto"/>
                <w:noWrap/>
                <w:vAlign w:val="bottom"/>
              </w:tcPr>
            </w:tcPrChange>
          </w:tcPr>
          <w:p w14:paraId="26A02FC1" w14:textId="60ED8DA1" w:rsidR="00AC6404" w:rsidRPr="002A414C" w:rsidRDefault="00AC6404" w:rsidP="002A414C">
            <w:pPr>
              <w:spacing w:after="0" w:line="240" w:lineRule="auto"/>
              <w:jc w:val="center"/>
              <w:rPr>
                <w:rFonts w:eastAsia="Times New Roman"/>
                <w:color w:val="000000"/>
              </w:rPr>
            </w:pPr>
            <w:del w:id="73" w:author="Yifan Wang" w:date="2023-01-31T13:43:00Z">
              <w:r w:rsidRPr="002A414C" w:rsidDel="00A62CDA">
                <w:rPr>
                  <w:rFonts w:eastAsia="Times New Roman"/>
                  <w:color w:val="000000"/>
                </w:rPr>
                <w:delText xml:space="preserve">S Ann st </w:delText>
              </w:r>
            </w:del>
          </w:p>
        </w:tc>
      </w:tr>
      <w:tr w:rsidR="00AC6404" w:rsidRPr="002A414C" w14:paraId="26A02FC7" w14:textId="77777777" w:rsidTr="00AC6404">
        <w:trPr>
          <w:trHeight w:val="300"/>
          <w:trPrChange w:id="74" w:author="Yifan Wang" w:date="2023-01-31T13:43:00Z">
            <w:trPr>
              <w:trHeight w:val="300"/>
            </w:trPr>
          </w:trPrChange>
        </w:trPr>
        <w:tc>
          <w:tcPr>
            <w:tcW w:w="2355" w:type="dxa"/>
            <w:tcBorders>
              <w:top w:val="nil"/>
              <w:left w:val="nil"/>
              <w:bottom w:val="nil"/>
              <w:right w:val="nil"/>
            </w:tcBorders>
            <w:shd w:val="clear" w:color="auto" w:fill="auto"/>
            <w:noWrap/>
            <w:vAlign w:val="bottom"/>
            <w:tcPrChange w:id="75" w:author="Yifan Wang" w:date="2023-01-31T13:43:00Z">
              <w:tcPr>
                <w:tcW w:w="2355" w:type="dxa"/>
                <w:tcBorders>
                  <w:top w:val="nil"/>
                  <w:left w:val="nil"/>
                  <w:bottom w:val="nil"/>
                  <w:right w:val="nil"/>
                </w:tcBorders>
                <w:shd w:val="clear" w:color="auto" w:fill="auto"/>
                <w:noWrap/>
                <w:vAlign w:val="bottom"/>
              </w:tcPr>
            </w:tcPrChange>
          </w:tcPr>
          <w:p w14:paraId="26A02FC3" w14:textId="58A1824A" w:rsidR="00AC6404" w:rsidRPr="002A414C" w:rsidRDefault="00AC6404" w:rsidP="002A414C">
            <w:pPr>
              <w:spacing w:after="0" w:line="240" w:lineRule="auto"/>
              <w:jc w:val="center"/>
              <w:rPr>
                <w:rFonts w:eastAsia="Times New Roman"/>
                <w:color w:val="000000"/>
              </w:rPr>
            </w:pPr>
            <w:del w:id="76" w:author="Yifan Wang" w:date="2023-01-31T13:43:00Z">
              <w:r w:rsidRPr="002A414C" w:rsidDel="00A62CDA">
                <w:rPr>
                  <w:rFonts w:eastAsia="Times New Roman"/>
                  <w:color w:val="000000"/>
                </w:rPr>
                <w:delText>Mobile 4</w:delText>
              </w:r>
            </w:del>
          </w:p>
        </w:tc>
        <w:tc>
          <w:tcPr>
            <w:tcW w:w="1023" w:type="dxa"/>
            <w:tcBorders>
              <w:top w:val="nil"/>
              <w:left w:val="nil"/>
              <w:bottom w:val="nil"/>
              <w:right w:val="nil"/>
            </w:tcBorders>
            <w:shd w:val="clear" w:color="auto" w:fill="auto"/>
            <w:noWrap/>
            <w:vAlign w:val="bottom"/>
            <w:tcPrChange w:id="77" w:author="Yifan Wang" w:date="2023-01-31T13:43:00Z">
              <w:tcPr>
                <w:tcW w:w="881" w:type="dxa"/>
                <w:tcBorders>
                  <w:top w:val="nil"/>
                  <w:left w:val="nil"/>
                  <w:bottom w:val="nil"/>
                  <w:right w:val="nil"/>
                </w:tcBorders>
                <w:shd w:val="clear" w:color="auto" w:fill="auto"/>
                <w:noWrap/>
                <w:vAlign w:val="bottom"/>
              </w:tcPr>
            </w:tcPrChange>
          </w:tcPr>
          <w:p w14:paraId="26A02FC4" w14:textId="2B64E492" w:rsidR="00AC6404" w:rsidRPr="002A414C" w:rsidRDefault="00AC6404" w:rsidP="002A414C">
            <w:pPr>
              <w:spacing w:after="0" w:line="240" w:lineRule="auto"/>
              <w:jc w:val="center"/>
              <w:rPr>
                <w:rFonts w:eastAsia="Times New Roman"/>
                <w:color w:val="000000"/>
              </w:rPr>
            </w:pPr>
            <w:del w:id="78" w:author="Yifan Wang" w:date="2023-01-31T13:43:00Z">
              <w:r w:rsidRPr="002A414C" w:rsidDel="00A62CDA">
                <w:rPr>
                  <w:rFonts w:eastAsia="Times New Roman"/>
                  <w:color w:val="000000"/>
                </w:rPr>
                <w:delText>30.68</w:delText>
              </w:r>
              <w:r w:rsidDel="00A62CDA">
                <w:rPr>
                  <w:rFonts w:eastAsia="Times New Roman"/>
                  <w:color w:val="000000"/>
                </w:rPr>
                <w:delText>9</w:delText>
              </w:r>
            </w:del>
          </w:p>
        </w:tc>
        <w:tc>
          <w:tcPr>
            <w:tcW w:w="1444" w:type="dxa"/>
            <w:tcBorders>
              <w:top w:val="nil"/>
              <w:left w:val="nil"/>
              <w:bottom w:val="nil"/>
              <w:right w:val="nil"/>
            </w:tcBorders>
            <w:shd w:val="clear" w:color="auto" w:fill="auto"/>
            <w:noWrap/>
            <w:vAlign w:val="bottom"/>
            <w:tcPrChange w:id="79" w:author="Yifan Wang" w:date="2023-01-31T13:43:00Z">
              <w:tcPr>
                <w:tcW w:w="1444" w:type="dxa"/>
                <w:tcBorders>
                  <w:top w:val="nil"/>
                  <w:left w:val="nil"/>
                  <w:bottom w:val="nil"/>
                  <w:right w:val="nil"/>
                </w:tcBorders>
                <w:shd w:val="clear" w:color="auto" w:fill="auto"/>
                <w:noWrap/>
                <w:vAlign w:val="bottom"/>
              </w:tcPr>
            </w:tcPrChange>
          </w:tcPr>
          <w:p w14:paraId="26A02FC5" w14:textId="0B175C22" w:rsidR="00AC6404" w:rsidRPr="002A414C" w:rsidRDefault="00AC6404" w:rsidP="002A414C">
            <w:pPr>
              <w:spacing w:after="0" w:line="240" w:lineRule="auto"/>
              <w:jc w:val="center"/>
              <w:rPr>
                <w:rFonts w:eastAsia="Times New Roman"/>
                <w:color w:val="000000"/>
              </w:rPr>
            </w:pPr>
            <w:del w:id="80" w:author="Yifan Wang" w:date="2023-01-31T13:43:00Z">
              <w:r w:rsidRPr="002A414C" w:rsidDel="00A62CDA">
                <w:rPr>
                  <w:rFonts w:eastAsia="Times New Roman"/>
                  <w:color w:val="000000"/>
                </w:rPr>
                <w:delText>-88.06</w:delText>
              </w:r>
              <w:r w:rsidDel="00A62CDA">
                <w:rPr>
                  <w:rFonts w:eastAsia="Times New Roman"/>
                  <w:color w:val="000000"/>
                </w:rPr>
                <w:delText>7</w:delText>
              </w:r>
            </w:del>
          </w:p>
        </w:tc>
        <w:tc>
          <w:tcPr>
            <w:tcW w:w="2070" w:type="dxa"/>
            <w:tcBorders>
              <w:top w:val="nil"/>
              <w:left w:val="nil"/>
              <w:bottom w:val="nil"/>
              <w:right w:val="nil"/>
            </w:tcBorders>
            <w:shd w:val="clear" w:color="auto" w:fill="auto"/>
            <w:noWrap/>
            <w:vAlign w:val="bottom"/>
            <w:tcPrChange w:id="81" w:author="Yifan Wang" w:date="2023-01-31T13:43:00Z">
              <w:tcPr>
                <w:tcW w:w="2070" w:type="dxa"/>
                <w:tcBorders>
                  <w:top w:val="nil"/>
                  <w:left w:val="nil"/>
                  <w:bottom w:val="nil"/>
                  <w:right w:val="nil"/>
                </w:tcBorders>
                <w:shd w:val="clear" w:color="auto" w:fill="auto"/>
                <w:noWrap/>
                <w:vAlign w:val="bottom"/>
              </w:tcPr>
            </w:tcPrChange>
          </w:tcPr>
          <w:p w14:paraId="26A02FC6" w14:textId="32BDDAE1" w:rsidR="00AC6404" w:rsidRPr="002A414C" w:rsidRDefault="00AC6404" w:rsidP="002A414C">
            <w:pPr>
              <w:spacing w:after="0" w:line="240" w:lineRule="auto"/>
              <w:jc w:val="center"/>
              <w:rPr>
                <w:rFonts w:eastAsia="Times New Roman"/>
                <w:color w:val="000000"/>
              </w:rPr>
            </w:pPr>
            <w:del w:id="82" w:author="Yifan Wang" w:date="2023-01-31T13:43:00Z">
              <w:r w:rsidRPr="002A414C" w:rsidDel="00A62CDA">
                <w:rPr>
                  <w:rFonts w:eastAsia="Times New Roman"/>
                  <w:color w:val="000000"/>
                </w:rPr>
                <w:delText xml:space="preserve">St Francis St </w:delText>
              </w:r>
            </w:del>
          </w:p>
        </w:tc>
      </w:tr>
      <w:tr w:rsidR="00AC6404" w:rsidRPr="002A414C" w14:paraId="26A02FCC" w14:textId="77777777" w:rsidTr="00AC6404">
        <w:trPr>
          <w:trHeight w:val="300"/>
          <w:trPrChange w:id="83" w:author="Yifan Wang" w:date="2023-01-31T13:43:00Z">
            <w:trPr>
              <w:trHeight w:val="300"/>
            </w:trPr>
          </w:trPrChange>
        </w:trPr>
        <w:tc>
          <w:tcPr>
            <w:tcW w:w="2355" w:type="dxa"/>
            <w:tcBorders>
              <w:top w:val="nil"/>
              <w:left w:val="nil"/>
              <w:bottom w:val="nil"/>
              <w:right w:val="nil"/>
            </w:tcBorders>
            <w:shd w:val="clear" w:color="auto" w:fill="auto"/>
            <w:noWrap/>
            <w:vAlign w:val="bottom"/>
            <w:tcPrChange w:id="84" w:author="Yifan Wang" w:date="2023-01-31T13:43:00Z">
              <w:tcPr>
                <w:tcW w:w="2355" w:type="dxa"/>
                <w:tcBorders>
                  <w:top w:val="nil"/>
                  <w:left w:val="nil"/>
                  <w:bottom w:val="nil"/>
                  <w:right w:val="nil"/>
                </w:tcBorders>
                <w:shd w:val="clear" w:color="auto" w:fill="auto"/>
                <w:noWrap/>
                <w:vAlign w:val="bottom"/>
              </w:tcPr>
            </w:tcPrChange>
          </w:tcPr>
          <w:p w14:paraId="26A02FC8" w14:textId="58FA9224" w:rsidR="00AC6404" w:rsidRPr="002A414C" w:rsidRDefault="00AC6404" w:rsidP="002A414C">
            <w:pPr>
              <w:spacing w:after="0" w:line="240" w:lineRule="auto"/>
              <w:jc w:val="center"/>
              <w:rPr>
                <w:rFonts w:eastAsia="Times New Roman"/>
                <w:color w:val="000000"/>
              </w:rPr>
            </w:pPr>
            <w:del w:id="85" w:author="Yifan Wang" w:date="2023-01-31T13:43:00Z">
              <w:r w:rsidRPr="002A414C" w:rsidDel="00A62CDA">
                <w:rPr>
                  <w:rFonts w:eastAsia="Times New Roman"/>
                  <w:color w:val="000000"/>
                </w:rPr>
                <w:delText>Dothan 1</w:delText>
              </w:r>
            </w:del>
          </w:p>
        </w:tc>
        <w:tc>
          <w:tcPr>
            <w:tcW w:w="1023" w:type="dxa"/>
            <w:tcBorders>
              <w:top w:val="nil"/>
              <w:left w:val="nil"/>
              <w:bottom w:val="nil"/>
              <w:right w:val="nil"/>
            </w:tcBorders>
            <w:shd w:val="clear" w:color="auto" w:fill="auto"/>
            <w:noWrap/>
            <w:vAlign w:val="bottom"/>
            <w:tcPrChange w:id="86" w:author="Yifan Wang" w:date="2023-01-31T13:43:00Z">
              <w:tcPr>
                <w:tcW w:w="881" w:type="dxa"/>
                <w:tcBorders>
                  <w:top w:val="nil"/>
                  <w:left w:val="nil"/>
                  <w:bottom w:val="nil"/>
                  <w:right w:val="nil"/>
                </w:tcBorders>
                <w:shd w:val="clear" w:color="auto" w:fill="auto"/>
                <w:noWrap/>
                <w:vAlign w:val="bottom"/>
              </w:tcPr>
            </w:tcPrChange>
          </w:tcPr>
          <w:p w14:paraId="26A02FC9" w14:textId="4AAC8F19" w:rsidR="00AC6404" w:rsidRPr="002A414C" w:rsidRDefault="00AC6404" w:rsidP="002A414C">
            <w:pPr>
              <w:spacing w:after="0" w:line="240" w:lineRule="auto"/>
              <w:jc w:val="center"/>
              <w:rPr>
                <w:rFonts w:eastAsia="Times New Roman"/>
                <w:color w:val="000000"/>
              </w:rPr>
            </w:pPr>
            <w:del w:id="87" w:author="Yifan Wang" w:date="2023-01-31T13:43:00Z">
              <w:r w:rsidRPr="002A414C" w:rsidDel="00A62CDA">
                <w:rPr>
                  <w:rFonts w:eastAsia="Times New Roman"/>
                  <w:color w:val="000000"/>
                </w:rPr>
                <w:delText>31.22</w:delText>
              </w:r>
              <w:r w:rsidDel="00A62CDA">
                <w:rPr>
                  <w:rFonts w:eastAsia="Times New Roman"/>
                  <w:color w:val="000000"/>
                </w:rPr>
                <w:delText>6</w:delText>
              </w:r>
            </w:del>
          </w:p>
        </w:tc>
        <w:tc>
          <w:tcPr>
            <w:tcW w:w="1444" w:type="dxa"/>
            <w:tcBorders>
              <w:top w:val="nil"/>
              <w:left w:val="nil"/>
              <w:bottom w:val="nil"/>
              <w:right w:val="nil"/>
            </w:tcBorders>
            <w:shd w:val="clear" w:color="auto" w:fill="auto"/>
            <w:noWrap/>
            <w:vAlign w:val="bottom"/>
            <w:tcPrChange w:id="88" w:author="Yifan Wang" w:date="2023-01-31T13:43:00Z">
              <w:tcPr>
                <w:tcW w:w="1444" w:type="dxa"/>
                <w:tcBorders>
                  <w:top w:val="nil"/>
                  <w:left w:val="nil"/>
                  <w:bottom w:val="nil"/>
                  <w:right w:val="nil"/>
                </w:tcBorders>
                <w:shd w:val="clear" w:color="auto" w:fill="auto"/>
                <w:noWrap/>
                <w:vAlign w:val="bottom"/>
              </w:tcPr>
            </w:tcPrChange>
          </w:tcPr>
          <w:p w14:paraId="26A02FCA" w14:textId="6E532BED" w:rsidR="00AC6404" w:rsidRPr="002A414C" w:rsidRDefault="00AC6404" w:rsidP="002A414C">
            <w:pPr>
              <w:spacing w:after="0" w:line="240" w:lineRule="auto"/>
              <w:jc w:val="center"/>
              <w:rPr>
                <w:rFonts w:eastAsia="Times New Roman"/>
                <w:color w:val="000000"/>
              </w:rPr>
            </w:pPr>
            <w:del w:id="89" w:author="Yifan Wang" w:date="2023-01-31T13:43:00Z">
              <w:r w:rsidRPr="002A414C" w:rsidDel="00A62CDA">
                <w:rPr>
                  <w:rFonts w:eastAsia="Times New Roman"/>
                  <w:color w:val="000000"/>
                </w:rPr>
                <w:delText>-85.37</w:delText>
              </w:r>
              <w:r w:rsidDel="00A62CDA">
                <w:rPr>
                  <w:rFonts w:eastAsia="Times New Roman"/>
                  <w:color w:val="000000"/>
                </w:rPr>
                <w:delText>5</w:delText>
              </w:r>
            </w:del>
          </w:p>
        </w:tc>
        <w:tc>
          <w:tcPr>
            <w:tcW w:w="2070" w:type="dxa"/>
            <w:tcBorders>
              <w:top w:val="nil"/>
              <w:left w:val="nil"/>
              <w:bottom w:val="nil"/>
              <w:right w:val="nil"/>
            </w:tcBorders>
            <w:shd w:val="clear" w:color="auto" w:fill="auto"/>
            <w:noWrap/>
            <w:vAlign w:val="bottom"/>
            <w:tcPrChange w:id="90" w:author="Yifan Wang" w:date="2023-01-31T13:43:00Z">
              <w:tcPr>
                <w:tcW w:w="2070" w:type="dxa"/>
                <w:tcBorders>
                  <w:top w:val="nil"/>
                  <w:left w:val="nil"/>
                  <w:bottom w:val="nil"/>
                  <w:right w:val="nil"/>
                </w:tcBorders>
                <w:shd w:val="clear" w:color="auto" w:fill="auto"/>
                <w:noWrap/>
                <w:vAlign w:val="bottom"/>
              </w:tcPr>
            </w:tcPrChange>
          </w:tcPr>
          <w:p w14:paraId="26A02FCB" w14:textId="47103523" w:rsidR="00AC6404" w:rsidRPr="002A414C" w:rsidRDefault="00AC6404" w:rsidP="002A414C">
            <w:pPr>
              <w:spacing w:after="0" w:line="240" w:lineRule="auto"/>
              <w:jc w:val="center"/>
              <w:rPr>
                <w:rFonts w:eastAsia="Times New Roman"/>
                <w:color w:val="000000"/>
              </w:rPr>
            </w:pPr>
            <w:del w:id="91" w:author="Yifan Wang" w:date="2023-01-31T13:43:00Z">
              <w:r w:rsidRPr="002A414C" w:rsidDel="00A62CDA">
                <w:rPr>
                  <w:rFonts w:eastAsia="Times New Roman"/>
                  <w:color w:val="000000"/>
                </w:rPr>
                <w:delText xml:space="preserve">Plant St </w:delText>
              </w:r>
            </w:del>
          </w:p>
        </w:tc>
      </w:tr>
      <w:tr w:rsidR="00AC6404" w:rsidRPr="002A414C" w14:paraId="26A02FD1" w14:textId="77777777" w:rsidTr="00AC6404">
        <w:trPr>
          <w:trHeight w:val="300"/>
          <w:trPrChange w:id="92" w:author="Yifan Wang" w:date="2023-01-31T13:43:00Z">
            <w:trPr>
              <w:trHeight w:val="300"/>
            </w:trPr>
          </w:trPrChange>
        </w:trPr>
        <w:tc>
          <w:tcPr>
            <w:tcW w:w="2355" w:type="dxa"/>
            <w:tcBorders>
              <w:top w:val="nil"/>
              <w:left w:val="nil"/>
              <w:bottom w:val="nil"/>
              <w:right w:val="nil"/>
            </w:tcBorders>
            <w:shd w:val="clear" w:color="auto" w:fill="auto"/>
            <w:noWrap/>
            <w:vAlign w:val="bottom"/>
            <w:tcPrChange w:id="93" w:author="Yifan Wang" w:date="2023-01-31T13:43:00Z">
              <w:tcPr>
                <w:tcW w:w="2355" w:type="dxa"/>
                <w:tcBorders>
                  <w:top w:val="nil"/>
                  <w:left w:val="nil"/>
                  <w:bottom w:val="nil"/>
                  <w:right w:val="nil"/>
                </w:tcBorders>
                <w:shd w:val="clear" w:color="auto" w:fill="auto"/>
                <w:noWrap/>
                <w:vAlign w:val="bottom"/>
              </w:tcPr>
            </w:tcPrChange>
          </w:tcPr>
          <w:p w14:paraId="26A02FCD" w14:textId="3BA35F98" w:rsidR="00AC6404" w:rsidRPr="002A414C" w:rsidRDefault="00AC6404" w:rsidP="002A414C">
            <w:pPr>
              <w:spacing w:after="0" w:line="240" w:lineRule="auto"/>
              <w:jc w:val="center"/>
              <w:rPr>
                <w:rFonts w:eastAsia="Times New Roman"/>
                <w:color w:val="000000"/>
              </w:rPr>
            </w:pPr>
            <w:del w:id="94" w:author="Yifan Wang" w:date="2023-01-31T13:43:00Z">
              <w:r w:rsidRPr="002A414C" w:rsidDel="00A62CDA">
                <w:rPr>
                  <w:rFonts w:eastAsia="Times New Roman"/>
                  <w:color w:val="000000"/>
                </w:rPr>
                <w:delText>Dothan 2</w:delText>
              </w:r>
            </w:del>
          </w:p>
        </w:tc>
        <w:tc>
          <w:tcPr>
            <w:tcW w:w="1023" w:type="dxa"/>
            <w:tcBorders>
              <w:top w:val="nil"/>
              <w:left w:val="nil"/>
              <w:bottom w:val="nil"/>
              <w:right w:val="nil"/>
            </w:tcBorders>
            <w:shd w:val="clear" w:color="auto" w:fill="auto"/>
            <w:noWrap/>
            <w:vAlign w:val="bottom"/>
            <w:tcPrChange w:id="95" w:author="Yifan Wang" w:date="2023-01-31T13:43:00Z">
              <w:tcPr>
                <w:tcW w:w="881" w:type="dxa"/>
                <w:tcBorders>
                  <w:top w:val="nil"/>
                  <w:left w:val="nil"/>
                  <w:bottom w:val="nil"/>
                  <w:right w:val="nil"/>
                </w:tcBorders>
                <w:shd w:val="clear" w:color="auto" w:fill="auto"/>
                <w:noWrap/>
                <w:vAlign w:val="bottom"/>
              </w:tcPr>
            </w:tcPrChange>
          </w:tcPr>
          <w:p w14:paraId="26A02FCE" w14:textId="4CD25212" w:rsidR="00AC6404" w:rsidRPr="002A414C" w:rsidRDefault="00AC6404" w:rsidP="002A414C">
            <w:pPr>
              <w:spacing w:after="0" w:line="240" w:lineRule="auto"/>
              <w:jc w:val="center"/>
              <w:rPr>
                <w:rFonts w:eastAsia="Times New Roman"/>
                <w:color w:val="000000"/>
              </w:rPr>
            </w:pPr>
            <w:del w:id="96" w:author="Yifan Wang" w:date="2023-01-31T13:43:00Z">
              <w:r w:rsidRPr="002A414C" w:rsidDel="00A62CDA">
                <w:rPr>
                  <w:rFonts w:eastAsia="Times New Roman"/>
                  <w:color w:val="000000"/>
                </w:rPr>
                <w:delText>31.111</w:delText>
              </w:r>
            </w:del>
          </w:p>
        </w:tc>
        <w:tc>
          <w:tcPr>
            <w:tcW w:w="1444" w:type="dxa"/>
            <w:tcBorders>
              <w:top w:val="nil"/>
              <w:left w:val="nil"/>
              <w:bottom w:val="nil"/>
              <w:right w:val="nil"/>
            </w:tcBorders>
            <w:shd w:val="clear" w:color="auto" w:fill="auto"/>
            <w:noWrap/>
            <w:vAlign w:val="bottom"/>
            <w:tcPrChange w:id="97" w:author="Yifan Wang" w:date="2023-01-31T13:43:00Z">
              <w:tcPr>
                <w:tcW w:w="1444" w:type="dxa"/>
                <w:tcBorders>
                  <w:top w:val="nil"/>
                  <w:left w:val="nil"/>
                  <w:bottom w:val="nil"/>
                  <w:right w:val="nil"/>
                </w:tcBorders>
                <w:shd w:val="clear" w:color="auto" w:fill="auto"/>
                <w:noWrap/>
                <w:vAlign w:val="bottom"/>
              </w:tcPr>
            </w:tcPrChange>
          </w:tcPr>
          <w:p w14:paraId="26A02FCF" w14:textId="45A4580A" w:rsidR="00AC6404" w:rsidRPr="002A414C" w:rsidRDefault="00AC6404" w:rsidP="002A414C">
            <w:pPr>
              <w:spacing w:after="0" w:line="240" w:lineRule="auto"/>
              <w:jc w:val="center"/>
              <w:rPr>
                <w:rFonts w:eastAsia="Times New Roman"/>
                <w:color w:val="000000"/>
              </w:rPr>
            </w:pPr>
            <w:del w:id="98" w:author="Yifan Wang" w:date="2023-01-31T13:43:00Z">
              <w:r w:rsidRPr="002A414C" w:rsidDel="00A62CDA">
                <w:rPr>
                  <w:rFonts w:eastAsia="Times New Roman"/>
                  <w:color w:val="000000"/>
                </w:rPr>
                <w:delText>-85.59</w:delText>
              </w:r>
              <w:r w:rsidDel="00A62CDA">
                <w:rPr>
                  <w:rFonts w:eastAsia="Times New Roman"/>
                  <w:color w:val="000000"/>
                </w:rPr>
                <w:delText>5</w:delText>
              </w:r>
            </w:del>
          </w:p>
        </w:tc>
        <w:tc>
          <w:tcPr>
            <w:tcW w:w="2070" w:type="dxa"/>
            <w:tcBorders>
              <w:top w:val="nil"/>
              <w:left w:val="nil"/>
              <w:bottom w:val="nil"/>
              <w:right w:val="nil"/>
            </w:tcBorders>
            <w:shd w:val="clear" w:color="auto" w:fill="auto"/>
            <w:noWrap/>
            <w:vAlign w:val="bottom"/>
            <w:tcPrChange w:id="99" w:author="Yifan Wang" w:date="2023-01-31T13:43:00Z">
              <w:tcPr>
                <w:tcW w:w="2070" w:type="dxa"/>
                <w:tcBorders>
                  <w:top w:val="nil"/>
                  <w:left w:val="nil"/>
                  <w:bottom w:val="nil"/>
                  <w:right w:val="nil"/>
                </w:tcBorders>
                <w:shd w:val="clear" w:color="auto" w:fill="auto"/>
                <w:noWrap/>
                <w:vAlign w:val="bottom"/>
              </w:tcPr>
            </w:tcPrChange>
          </w:tcPr>
          <w:p w14:paraId="26A02FD0" w14:textId="1FC543AD" w:rsidR="00AC6404" w:rsidRPr="002A414C" w:rsidRDefault="00AC6404" w:rsidP="002A414C">
            <w:pPr>
              <w:spacing w:after="0" w:line="240" w:lineRule="auto"/>
              <w:jc w:val="center"/>
              <w:rPr>
                <w:rFonts w:eastAsia="Times New Roman"/>
                <w:color w:val="000000"/>
              </w:rPr>
            </w:pPr>
            <w:del w:id="100" w:author="Yifan Wang" w:date="2023-01-31T13:43:00Z">
              <w:r w:rsidRPr="002A414C" w:rsidDel="00A62CDA">
                <w:rPr>
                  <w:rFonts w:eastAsia="Times New Roman"/>
                  <w:color w:val="000000"/>
                </w:rPr>
                <w:delText xml:space="preserve">N Morris St </w:delText>
              </w:r>
            </w:del>
          </w:p>
        </w:tc>
      </w:tr>
      <w:tr w:rsidR="00AC6404" w:rsidRPr="002A414C" w14:paraId="26A02FD6" w14:textId="77777777" w:rsidTr="00AC6404">
        <w:trPr>
          <w:trHeight w:val="300"/>
          <w:trPrChange w:id="101" w:author="Yifan Wang" w:date="2023-01-31T13:43:00Z">
            <w:trPr>
              <w:trHeight w:val="300"/>
            </w:trPr>
          </w:trPrChange>
        </w:trPr>
        <w:tc>
          <w:tcPr>
            <w:tcW w:w="2355" w:type="dxa"/>
            <w:tcBorders>
              <w:top w:val="nil"/>
              <w:left w:val="nil"/>
              <w:bottom w:val="nil"/>
              <w:right w:val="nil"/>
            </w:tcBorders>
            <w:shd w:val="clear" w:color="auto" w:fill="auto"/>
            <w:noWrap/>
            <w:vAlign w:val="bottom"/>
            <w:tcPrChange w:id="102" w:author="Yifan Wang" w:date="2023-01-31T13:43:00Z">
              <w:tcPr>
                <w:tcW w:w="2355" w:type="dxa"/>
                <w:tcBorders>
                  <w:top w:val="nil"/>
                  <w:left w:val="nil"/>
                  <w:bottom w:val="nil"/>
                  <w:right w:val="nil"/>
                </w:tcBorders>
                <w:shd w:val="clear" w:color="auto" w:fill="auto"/>
                <w:noWrap/>
                <w:vAlign w:val="bottom"/>
              </w:tcPr>
            </w:tcPrChange>
          </w:tcPr>
          <w:p w14:paraId="26A02FD2" w14:textId="04585A76" w:rsidR="00AC6404" w:rsidRPr="002A414C" w:rsidRDefault="00AC6404" w:rsidP="002A414C">
            <w:pPr>
              <w:spacing w:after="0" w:line="240" w:lineRule="auto"/>
              <w:jc w:val="center"/>
              <w:rPr>
                <w:rFonts w:eastAsia="Times New Roman"/>
                <w:color w:val="000000"/>
              </w:rPr>
            </w:pPr>
            <w:del w:id="103" w:author="Yifan Wang" w:date="2023-01-31T13:43:00Z">
              <w:r w:rsidRPr="002A414C" w:rsidDel="00A62CDA">
                <w:rPr>
                  <w:rFonts w:eastAsia="Times New Roman"/>
                  <w:color w:val="000000"/>
                </w:rPr>
                <w:delText>Dothan 3</w:delText>
              </w:r>
            </w:del>
          </w:p>
        </w:tc>
        <w:tc>
          <w:tcPr>
            <w:tcW w:w="1023" w:type="dxa"/>
            <w:tcBorders>
              <w:top w:val="nil"/>
              <w:left w:val="nil"/>
              <w:bottom w:val="nil"/>
              <w:right w:val="nil"/>
            </w:tcBorders>
            <w:shd w:val="clear" w:color="auto" w:fill="auto"/>
            <w:noWrap/>
            <w:vAlign w:val="bottom"/>
            <w:tcPrChange w:id="104" w:author="Yifan Wang" w:date="2023-01-31T13:43:00Z">
              <w:tcPr>
                <w:tcW w:w="881" w:type="dxa"/>
                <w:tcBorders>
                  <w:top w:val="nil"/>
                  <w:left w:val="nil"/>
                  <w:bottom w:val="nil"/>
                  <w:right w:val="nil"/>
                </w:tcBorders>
                <w:shd w:val="clear" w:color="auto" w:fill="auto"/>
                <w:noWrap/>
                <w:vAlign w:val="bottom"/>
              </w:tcPr>
            </w:tcPrChange>
          </w:tcPr>
          <w:p w14:paraId="26A02FD3" w14:textId="27124E73" w:rsidR="00AC6404" w:rsidRPr="002A414C" w:rsidRDefault="00AC6404" w:rsidP="002A414C">
            <w:pPr>
              <w:spacing w:after="0" w:line="240" w:lineRule="auto"/>
              <w:jc w:val="center"/>
              <w:rPr>
                <w:rFonts w:eastAsia="Times New Roman"/>
                <w:color w:val="000000"/>
              </w:rPr>
            </w:pPr>
            <w:del w:id="105" w:author="Yifan Wang" w:date="2023-01-31T13:43:00Z">
              <w:r w:rsidRPr="002A414C" w:rsidDel="00A62CDA">
                <w:rPr>
                  <w:rFonts w:eastAsia="Times New Roman"/>
                  <w:color w:val="000000"/>
                </w:rPr>
                <w:delText>31.23</w:delText>
              </w:r>
              <w:r w:rsidDel="00A62CDA">
                <w:rPr>
                  <w:rFonts w:eastAsia="Times New Roman"/>
                  <w:color w:val="000000"/>
                </w:rPr>
                <w:delText>4</w:delText>
              </w:r>
            </w:del>
          </w:p>
        </w:tc>
        <w:tc>
          <w:tcPr>
            <w:tcW w:w="1444" w:type="dxa"/>
            <w:tcBorders>
              <w:top w:val="nil"/>
              <w:left w:val="nil"/>
              <w:bottom w:val="nil"/>
              <w:right w:val="nil"/>
            </w:tcBorders>
            <w:shd w:val="clear" w:color="auto" w:fill="auto"/>
            <w:noWrap/>
            <w:vAlign w:val="bottom"/>
            <w:tcPrChange w:id="106" w:author="Yifan Wang" w:date="2023-01-31T13:43:00Z">
              <w:tcPr>
                <w:tcW w:w="1444" w:type="dxa"/>
                <w:tcBorders>
                  <w:top w:val="nil"/>
                  <w:left w:val="nil"/>
                  <w:bottom w:val="nil"/>
                  <w:right w:val="nil"/>
                </w:tcBorders>
                <w:shd w:val="clear" w:color="auto" w:fill="auto"/>
                <w:noWrap/>
                <w:vAlign w:val="bottom"/>
              </w:tcPr>
            </w:tcPrChange>
          </w:tcPr>
          <w:p w14:paraId="26A02FD4" w14:textId="6F773C6F" w:rsidR="00AC6404" w:rsidRPr="002A414C" w:rsidRDefault="00AC6404" w:rsidP="002A414C">
            <w:pPr>
              <w:spacing w:after="0" w:line="240" w:lineRule="auto"/>
              <w:jc w:val="center"/>
              <w:rPr>
                <w:rFonts w:eastAsia="Times New Roman"/>
                <w:color w:val="000000"/>
              </w:rPr>
            </w:pPr>
            <w:del w:id="107" w:author="Yifan Wang" w:date="2023-01-31T13:43:00Z">
              <w:r w:rsidRPr="002A414C" w:rsidDel="00A62CDA">
                <w:rPr>
                  <w:rFonts w:eastAsia="Times New Roman"/>
                  <w:color w:val="000000"/>
                </w:rPr>
                <w:delText>-85.44</w:delText>
              </w:r>
              <w:r w:rsidDel="00A62CDA">
                <w:rPr>
                  <w:rFonts w:eastAsia="Times New Roman"/>
                  <w:color w:val="000000"/>
                </w:rPr>
                <w:delText>1</w:delText>
              </w:r>
            </w:del>
          </w:p>
        </w:tc>
        <w:tc>
          <w:tcPr>
            <w:tcW w:w="2070" w:type="dxa"/>
            <w:tcBorders>
              <w:top w:val="nil"/>
              <w:left w:val="nil"/>
              <w:bottom w:val="nil"/>
              <w:right w:val="nil"/>
            </w:tcBorders>
            <w:shd w:val="clear" w:color="auto" w:fill="auto"/>
            <w:noWrap/>
            <w:vAlign w:val="bottom"/>
            <w:tcPrChange w:id="108" w:author="Yifan Wang" w:date="2023-01-31T13:43:00Z">
              <w:tcPr>
                <w:tcW w:w="2070" w:type="dxa"/>
                <w:tcBorders>
                  <w:top w:val="nil"/>
                  <w:left w:val="nil"/>
                  <w:bottom w:val="nil"/>
                  <w:right w:val="nil"/>
                </w:tcBorders>
                <w:shd w:val="clear" w:color="auto" w:fill="auto"/>
                <w:noWrap/>
                <w:vAlign w:val="bottom"/>
              </w:tcPr>
            </w:tcPrChange>
          </w:tcPr>
          <w:p w14:paraId="26A02FD5" w14:textId="05972902" w:rsidR="00AC6404" w:rsidRPr="002A414C" w:rsidRDefault="00AC6404" w:rsidP="002A414C">
            <w:pPr>
              <w:spacing w:after="0" w:line="240" w:lineRule="auto"/>
              <w:jc w:val="center"/>
              <w:rPr>
                <w:rFonts w:eastAsia="Times New Roman"/>
                <w:color w:val="000000"/>
              </w:rPr>
            </w:pPr>
            <w:del w:id="109" w:author="Yifan Wang" w:date="2023-01-31T13:43:00Z">
              <w:r w:rsidRPr="002A414C" w:rsidDel="00A62CDA">
                <w:rPr>
                  <w:rFonts w:eastAsia="Times New Roman"/>
                  <w:color w:val="000000"/>
                </w:rPr>
                <w:delText xml:space="preserve">Ginnalous Dr. </w:delText>
              </w:r>
            </w:del>
          </w:p>
        </w:tc>
      </w:tr>
      <w:tr w:rsidR="00AC6404" w:rsidRPr="002A414C" w14:paraId="26A02FDB" w14:textId="77777777" w:rsidTr="00AC6404">
        <w:trPr>
          <w:trHeight w:val="300"/>
          <w:trPrChange w:id="110" w:author="Yifan Wang" w:date="2023-01-31T13:43:00Z">
            <w:trPr>
              <w:trHeight w:val="300"/>
            </w:trPr>
          </w:trPrChange>
        </w:trPr>
        <w:tc>
          <w:tcPr>
            <w:tcW w:w="2355" w:type="dxa"/>
            <w:tcBorders>
              <w:top w:val="nil"/>
              <w:left w:val="nil"/>
              <w:bottom w:val="nil"/>
              <w:right w:val="nil"/>
            </w:tcBorders>
            <w:shd w:val="clear" w:color="auto" w:fill="auto"/>
            <w:noWrap/>
            <w:vAlign w:val="bottom"/>
            <w:tcPrChange w:id="111" w:author="Yifan Wang" w:date="2023-01-31T13:43:00Z">
              <w:tcPr>
                <w:tcW w:w="2355" w:type="dxa"/>
                <w:tcBorders>
                  <w:top w:val="nil"/>
                  <w:left w:val="nil"/>
                  <w:bottom w:val="nil"/>
                  <w:right w:val="nil"/>
                </w:tcBorders>
                <w:shd w:val="clear" w:color="auto" w:fill="auto"/>
                <w:noWrap/>
                <w:vAlign w:val="bottom"/>
              </w:tcPr>
            </w:tcPrChange>
          </w:tcPr>
          <w:p w14:paraId="26A02FD7" w14:textId="5229C4B4" w:rsidR="00AC6404" w:rsidRPr="002A414C" w:rsidRDefault="00AC6404" w:rsidP="002A414C">
            <w:pPr>
              <w:spacing w:after="0" w:line="240" w:lineRule="auto"/>
              <w:jc w:val="center"/>
              <w:rPr>
                <w:rFonts w:eastAsia="Times New Roman"/>
                <w:color w:val="000000"/>
              </w:rPr>
            </w:pPr>
            <w:del w:id="112" w:author="Yifan Wang" w:date="2023-01-31T13:43:00Z">
              <w:r w:rsidRPr="002A414C" w:rsidDel="00A62CDA">
                <w:rPr>
                  <w:rFonts w:eastAsia="Times New Roman"/>
                  <w:color w:val="000000"/>
                </w:rPr>
                <w:delText>Dothan 4</w:delText>
              </w:r>
            </w:del>
          </w:p>
        </w:tc>
        <w:tc>
          <w:tcPr>
            <w:tcW w:w="1023" w:type="dxa"/>
            <w:tcBorders>
              <w:top w:val="nil"/>
              <w:left w:val="nil"/>
              <w:bottom w:val="nil"/>
              <w:right w:val="nil"/>
            </w:tcBorders>
            <w:shd w:val="clear" w:color="auto" w:fill="auto"/>
            <w:noWrap/>
            <w:vAlign w:val="bottom"/>
            <w:tcPrChange w:id="113" w:author="Yifan Wang" w:date="2023-01-31T13:43:00Z">
              <w:tcPr>
                <w:tcW w:w="881" w:type="dxa"/>
                <w:tcBorders>
                  <w:top w:val="nil"/>
                  <w:left w:val="nil"/>
                  <w:bottom w:val="nil"/>
                  <w:right w:val="nil"/>
                </w:tcBorders>
                <w:shd w:val="clear" w:color="auto" w:fill="auto"/>
                <w:noWrap/>
                <w:vAlign w:val="bottom"/>
              </w:tcPr>
            </w:tcPrChange>
          </w:tcPr>
          <w:p w14:paraId="26A02FD8" w14:textId="64B01530" w:rsidR="00AC6404" w:rsidRPr="002A414C" w:rsidRDefault="00AC6404" w:rsidP="002A414C">
            <w:pPr>
              <w:spacing w:after="0" w:line="240" w:lineRule="auto"/>
              <w:jc w:val="center"/>
              <w:rPr>
                <w:rFonts w:eastAsia="Times New Roman"/>
                <w:color w:val="000000"/>
              </w:rPr>
            </w:pPr>
            <w:del w:id="114" w:author="Yifan Wang" w:date="2023-01-31T13:43:00Z">
              <w:r w:rsidRPr="002A414C" w:rsidDel="00A62CDA">
                <w:rPr>
                  <w:rFonts w:eastAsia="Times New Roman"/>
                  <w:color w:val="000000"/>
                </w:rPr>
                <w:delText>31.24</w:delText>
              </w:r>
              <w:r w:rsidDel="00A62CDA">
                <w:rPr>
                  <w:rFonts w:eastAsia="Times New Roman"/>
                  <w:color w:val="000000"/>
                </w:rPr>
                <w:delText>1</w:delText>
              </w:r>
            </w:del>
          </w:p>
        </w:tc>
        <w:tc>
          <w:tcPr>
            <w:tcW w:w="1444" w:type="dxa"/>
            <w:tcBorders>
              <w:top w:val="nil"/>
              <w:left w:val="nil"/>
              <w:bottom w:val="nil"/>
              <w:right w:val="nil"/>
            </w:tcBorders>
            <w:shd w:val="clear" w:color="auto" w:fill="auto"/>
            <w:noWrap/>
            <w:vAlign w:val="bottom"/>
            <w:tcPrChange w:id="115" w:author="Yifan Wang" w:date="2023-01-31T13:43:00Z">
              <w:tcPr>
                <w:tcW w:w="1444" w:type="dxa"/>
                <w:tcBorders>
                  <w:top w:val="nil"/>
                  <w:left w:val="nil"/>
                  <w:bottom w:val="nil"/>
                  <w:right w:val="nil"/>
                </w:tcBorders>
                <w:shd w:val="clear" w:color="auto" w:fill="auto"/>
                <w:noWrap/>
                <w:vAlign w:val="bottom"/>
              </w:tcPr>
            </w:tcPrChange>
          </w:tcPr>
          <w:p w14:paraId="26A02FD9" w14:textId="4299F8F8" w:rsidR="00AC6404" w:rsidRPr="002A414C" w:rsidRDefault="00AC6404" w:rsidP="002A414C">
            <w:pPr>
              <w:spacing w:after="0" w:line="240" w:lineRule="auto"/>
              <w:jc w:val="center"/>
              <w:rPr>
                <w:rFonts w:eastAsia="Times New Roman"/>
                <w:color w:val="000000"/>
              </w:rPr>
            </w:pPr>
            <w:del w:id="116" w:author="Yifan Wang" w:date="2023-01-31T13:43:00Z">
              <w:r w:rsidRPr="002A414C" w:rsidDel="00A62CDA">
                <w:rPr>
                  <w:rFonts w:eastAsia="Times New Roman"/>
                  <w:color w:val="000000"/>
                </w:rPr>
                <w:delText>-85.475</w:delText>
              </w:r>
            </w:del>
          </w:p>
        </w:tc>
        <w:tc>
          <w:tcPr>
            <w:tcW w:w="2070" w:type="dxa"/>
            <w:tcBorders>
              <w:top w:val="nil"/>
              <w:left w:val="nil"/>
              <w:bottom w:val="nil"/>
              <w:right w:val="nil"/>
            </w:tcBorders>
            <w:shd w:val="clear" w:color="auto" w:fill="auto"/>
            <w:noWrap/>
            <w:vAlign w:val="bottom"/>
            <w:tcPrChange w:id="117" w:author="Yifan Wang" w:date="2023-01-31T13:43:00Z">
              <w:tcPr>
                <w:tcW w:w="2070" w:type="dxa"/>
                <w:tcBorders>
                  <w:top w:val="nil"/>
                  <w:left w:val="nil"/>
                  <w:bottom w:val="nil"/>
                  <w:right w:val="nil"/>
                </w:tcBorders>
                <w:shd w:val="clear" w:color="auto" w:fill="auto"/>
                <w:noWrap/>
                <w:vAlign w:val="bottom"/>
              </w:tcPr>
            </w:tcPrChange>
          </w:tcPr>
          <w:p w14:paraId="26A02FDA" w14:textId="4C931BAF" w:rsidR="00AC6404" w:rsidRPr="002A414C" w:rsidRDefault="00AC6404" w:rsidP="002A414C">
            <w:pPr>
              <w:spacing w:after="0" w:line="240" w:lineRule="auto"/>
              <w:jc w:val="center"/>
              <w:rPr>
                <w:rFonts w:eastAsia="Times New Roman"/>
                <w:color w:val="000000"/>
              </w:rPr>
            </w:pPr>
            <w:del w:id="118" w:author="Yifan Wang" w:date="2023-01-31T13:43:00Z">
              <w:r w:rsidRPr="002A414C" w:rsidDel="00A62CDA">
                <w:rPr>
                  <w:rFonts w:eastAsia="Times New Roman"/>
                  <w:color w:val="000000"/>
                </w:rPr>
                <w:delText xml:space="preserve">W Main St </w:delText>
              </w:r>
            </w:del>
          </w:p>
        </w:tc>
      </w:tr>
      <w:tr w:rsidR="00AC6404" w:rsidRPr="002A414C" w14:paraId="26A02FE0" w14:textId="77777777" w:rsidTr="00AC6404">
        <w:trPr>
          <w:trHeight w:val="300"/>
          <w:trPrChange w:id="119" w:author="Yifan Wang" w:date="2023-01-31T13:43:00Z">
            <w:trPr>
              <w:trHeight w:val="300"/>
            </w:trPr>
          </w:trPrChange>
        </w:trPr>
        <w:tc>
          <w:tcPr>
            <w:tcW w:w="2355" w:type="dxa"/>
            <w:tcBorders>
              <w:top w:val="nil"/>
              <w:left w:val="nil"/>
              <w:bottom w:val="nil"/>
              <w:right w:val="nil"/>
            </w:tcBorders>
            <w:shd w:val="clear" w:color="auto" w:fill="auto"/>
            <w:noWrap/>
            <w:vAlign w:val="bottom"/>
            <w:tcPrChange w:id="120" w:author="Yifan Wang" w:date="2023-01-31T13:43:00Z">
              <w:tcPr>
                <w:tcW w:w="2355" w:type="dxa"/>
                <w:tcBorders>
                  <w:top w:val="nil"/>
                  <w:left w:val="nil"/>
                  <w:bottom w:val="nil"/>
                  <w:right w:val="nil"/>
                </w:tcBorders>
                <w:shd w:val="clear" w:color="auto" w:fill="auto"/>
                <w:noWrap/>
                <w:vAlign w:val="bottom"/>
              </w:tcPr>
            </w:tcPrChange>
          </w:tcPr>
          <w:p w14:paraId="26A02FDC" w14:textId="59F589FA" w:rsidR="00AC6404" w:rsidRPr="002A414C" w:rsidRDefault="00AC6404" w:rsidP="002A414C">
            <w:pPr>
              <w:spacing w:after="0" w:line="240" w:lineRule="auto"/>
              <w:jc w:val="center"/>
              <w:rPr>
                <w:rFonts w:eastAsia="Times New Roman"/>
                <w:color w:val="000000"/>
              </w:rPr>
            </w:pPr>
            <w:del w:id="121" w:author="Yifan Wang" w:date="2023-01-31T13:43:00Z">
              <w:r w:rsidRPr="002A414C" w:rsidDel="00A62CDA">
                <w:rPr>
                  <w:rFonts w:eastAsia="Times New Roman"/>
                  <w:color w:val="000000"/>
                </w:rPr>
                <w:delText>Dothan 5</w:delText>
              </w:r>
            </w:del>
          </w:p>
        </w:tc>
        <w:tc>
          <w:tcPr>
            <w:tcW w:w="1023" w:type="dxa"/>
            <w:tcBorders>
              <w:top w:val="nil"/>
              <w:left w:val="nil"/>
              <w:bottom w:val="nil"/>
              <w:right w:val="nil"/>
            </w:tcBorders>
            <w:shd w:val="clear" w:color="auto" w:fill="auto"/>
            <w:noWrap/>
            <w:vAlign w:val="bottom"/>
            <w:tcPrChange w:id="122" w:author="Yifan Wang" w:date="2023-01-31T13:43:00Z">
              <w:tcPr>
                <w:tcW w:w="881" w:type="dxa"/>
                <w:tcBorders>
                  <w:top w:val="nil"/>
                  <w:left w:val="nil"/>
                  <w:bottom w:val="nil"/>
                  <w:right w:val="nil"/>
                </w:tcBorders>
                <w:shd w:val="clear" w:color="auto" w:fill="auto"/>
                <w:noWrap/>
                <w:vAlign w:val="bottom"/>
              </w:tcPr>
            </w:tcPrChange>
          </w:tcPr>
          <w:p w14:paraId="26A02FDD" w14:textId="3DDCC81B" w:rsidR="00AC6404" w:rsidRPr="002A414C" w:rsidRDefault="00AC6404" w:rsidP="002A414C">
            <w:pPr>
              <w:spacing w:after="0" w:line="240" w:lineRule="auto"/>
              <w:jc w:val="center"/>
              <w:rPr>
                <w:rFonts w:eastAsia="Times New Roman"/>
                <w:color w:val="000000"/>
              </w:rPr>
            </w:pPr>
            <w:del w:id="123" w:author="Yifan Wang" w:date="2023-01-31T13:43:00Z">
              <w:r w:rsidRPr="002A414C" w:rsidDel="00A62CDA">
                <w:rPr>
                  <w:rFonts w:eastAsia="Times New Roman"/>
                  <w:color w:val="000000"/>
                </w:rPr>
                <w:delText>31.228</w:delText>
              </w:r>
            </w:del>
          </w:p>
        </w:tc>
        <w:tc>
          <w:tcPr>
            <w:tcW w:w="1444" w:type="dxa"/>
            <w:tcBorders>
              <w:top w:val="nil"/>
              <w:left w:val="nil"/>
              <w:bottom w:val="nil"/>
              <w:right w:val="nil"/>
            </w:tcBorders>
            <w:shd w:val="clear" w:color="auto" w:fill="auto"/>
            <w:noWrap/>
            <w:vAlign w:val="bottom"/>
            <w:tcPrChange w:id="124" w:author="Yifan Wang" w:date="2023-01-31T13:43:00Z">
              <w:tcPr>
                <w:tcW w:w="1444" w:type="dxa"/>
                <w:tcBorders>
                  <w:top w:val="nil"/>
                  <w:left w:val="nil"/>
                  <w:bottom w:val="nil"/>
                  <w:right w:val="nil"/>
                </w:tcBorders>
                <w:shd w:val="clear" w:color="auto" w:fill="auto"/>
                <w:noWrap/>
                <w:vAlign w:val="bottom"/>
              </w:tcPr>
            </w:tcPrChange>
          </w:tcPr>
          <w:p w14:paraId="26A02FDE" w14:textId="05483318" w:rsidR="00AC6404" w:rsidRPr="002A414C" w:rsidRDefault="00AC6404" w:rsidP="002A414C">
            <w:pPr>
              <w:spacing w:after="0" w:line="240" w:lineRule="auto"/>
              <w:jc w:val="center"/>
              <w:rPr>
                <w:rFonts w:eastAsia="Times New Roman"/>
                <w:color w:val="000000"/>
              </w:rPr>
            </w:pPr>
            <w:del w:id="125" w:author="Yifan Wang" w:date="2023-01-31T13:43:00Z">
              <w:r w:rsidRPr="002A414C" w:rsidDel="00A62CDA">
                <w:rPr>
                  <w:rFonts w:eastAsia="Times New Roman"/>
                  <w:color w:val="000000"/>
                </w:rPr>
                <w:delText>-85.36</w:delText>
              </w:r>
              <w:r w:rsidDel="00A62CDA">
                <w:rPr>
                  <w:rFonts w:eastAsia="Times New Roman"/>
                  <w:color w:val="000000"/>
                </w:rPr>
                <w:delText>9</w:delText>
              </w:r>
            </w:del>
          </w:p>
        </w:tc>
        <w:tc>
          <w:tcPr>
            <w:tcW w:w="2070" w:type="dxa"/>
            <w:tcBorders>
              <w:top w:val="nil"/>
              <w:left w:val="nil"/>
              <w:bottom w:val="nil"/>
              <w:right w:val="nil"/>
            </w:tcBorders>
            <w:shd w:val="clear" w:color="auto" w:fill="auto"/>
            <w:noWrap/>
            <w:vAlign w:val="bottom"/>
            <w:tcPrChange w:id="126" w:author="Yifan Wang" w:date="2023-01-31T13:43:00Z">
              <w:tcPr>
                <w:tcW w:w="2070" w:type="dxa"/>
                <w:tcBorders>
                  <w:top w:val="nil"/>
                  <w:left w:val="nil"/>
                  <w:bottom w:val="nil"/>
                  <w:right w:val="nil"/>
                </w:tcBorders>
                <w:shd w:val="clear" w:color="auto" w:fill="auto"/>
                <w:noWrap/>
                <w:vAlign w:val="bottom"/>
              </w:tcPr>
            </w:tcPrChange>
          </w:tcPr>
          <w:p w14:paraId="26A02FDF" w14:textId="276C074E" w:rsidR="00AC6404" w:rsidRPr="002A414C" w:rsidRDefault="00AC6404" w:rsidP="002A414C">
            <w:pPr>
              <w:spacing w:after="0" w:line="240" w:lineRule="auto"/>
              <w:jc w:val="center"/>
              <w:rPr>
                <w:rFonts w:eastAsia="Times New Roman"/>
                <w:color w:val="000000"/>
              </w:rPr>
            </w:pPr>
            <w:del w:id="127" w:author="Yifan Wang" w:date="2023-01-31T13:43:00Z">
              <w:r w:rsidRPr="002A414C" w:rsidDel="00A62CDA">
                <w:rPr>
                  <w:rFonts w:eastAsia="Times New Roman"/>
                  <w:color w:val="000000"/>
                </w:rPr>
                <w:delText xml:space="preserve">Basin Ave </w:delText>
              </w:r>
            </w:del>
          </w:p>
        </w:tc>
      </w:tr>
      <w:tr w:rsidR="00AC6404" w:rsidRPr="002A414C" w14:paraId="26A02FE5" w14:textId="77777777" w:rsidTr="00AC6404">
        <w:trPr>
          <w:trHeight w:val="300"/>
          <w:trPrChange w:id="128" w:author="Yifan Wang" w:date="2023-01-31T13:43:00Z">
            <w:trPr>
              <w:trHeight w:val="300"/>
            </w:trPr>
          </w:trPrChange>
        </w:trPr>
        <w:tc>
          <w:tcPr>
            <w:tcW w:w="2355" w:type="dxa"/>
            <w:tcBorders>
              <w:top w:val="nil"/>
              <w:left w:val="nil"/>
              <w:bottom w:val="nil"/>
              <w:right w:val="nil"/>
            </w:tcBorders>
            <w:shd w:val="clear" w:color="auto" w:fill="auto"/>
            <w:noWrap/>
            <w:vAlign w:val="bottom"/>
            <w:tcPrChange w:id="129" w:author="Yifan Wang" w:date="2023-01-31T13:43:00Z">
              <w:tcPr>
                <w:tcW w:w="2355" w:type="dxa"/>
                <w:tcBorders>
                  <w:top w:val="nil"/>
                  <w:left w:val="nil"/>
                  <w:bottom w:val="nil"/>
                  <w:right w:val="nil"/>
                </w:tcBorders>
                <w:shd w:val="clear" w:color="auto" w:fill="auto"/>
                <w:noWrap/>
                <w:vAlign w:val="bottom"/>
              </w:tcPr>
            </w:tcPrChange>
          </w:tcPr>
          <w:p w14:paraId="26A02FE1" w14:textId="0AF73146" w:rsidR="00AC6404" w:rsidRPr="002A414C" w:rsidRDefault="00AC6404" w:rsidP="002A414C">
            <w:pPr>
              <w:spacing w:after="0" w:line="240" w:lineRule="auto"/>
              <w:jc w:val="center"/>
              <w:rPr>
                <w:rFonts w:eastAsia="Times New Roman"/>
                <w:color w:val="000000"/>
              </w:rPr>
            </w:pPr>
            <w:del w:id="130" w:author="Yifan Wang" w:date="2023-01-31T13:43:00Z">
              <w:r w:rsidRPr="002A414C" w:rsidDel="00A62CDA">
                <w:rPr>
                  <w:rFonts w:eastAsia="Times New Roman"/>
                  <w:color w:val="000000"/>
                </w:rPr>
                <w:delText>Dothan 6</w:delText>
              </w:r>
            </w:del>
          </w:p>
        </w:tc>
        <w:tc>
          <w:tcPr>
            <w:tcW w:w="1023" w:type="dxa"/>
            <w:tcBorders>
              <w:top w:val="nil"/>
              <w:left w:val="nil"/>
              <w:bottom w:val="nil"/>
              <w:right w:val="nil"/>
            </w:tcBorders>
            <w:shd w:val="clear" w:color="auto" w:fill="auto"/>
            <w:noWrap/>
            <w:vAlign w:val="bottom"/>
            <w:tcPrChange w:id="131" w:author="Yifan Wang" w:date="2023-01-31T13:43:00Z">
              <w:tcPr>
                <w:tcW w:w="881" w:type="dxa"/>
                <w:tcBorders>
                  <w:top w:val="nil"/>
                  <w:left w:val="nil"/>
                  <w:bottom w:val="nil"/>
                  <w:right w:val="nil"/>
                </w:tcBorders>
                <w:shd w:val="clear" w:color="auto" w:fill="auto"/>
                <w:noWrap/>
                <w:vAlign w:val="bottom"/>
              </w:tcPr>
            </w:tcPrChange>
          </w:tcPr>
          <w:p w14:paraId="26A02FE2" w14:textId="30C18424" w:rsidR="00AC6404" w:rsidRPr="002A414C" w:rsidRDefault="00AC6404" w:rsidP="002A414C">
            <w:pPr>
              <w:spacing w:after="0" w:line="240" w:lineRule="auto"/>
              <w:jc w:val="center"/>
              <w:rPr>
                <w:rFonts w:eastAsia="Times New Roman"/>
                <w:color w:val="000000"/>
              </w:rPr>
            </w:pPr>
            <w:del w:id="132" w:author="Yifan Wang" w:date="2023-01-31T13:43:00Z">
              <w:r w:rsidRPr="002A414C" w:rsidDel="00A62CDA">
                <w:rPr>
                  <w:rFonts w:eastAsia="Times New Roman"/>
                  <w:color w:val="000000"/>
                </w:rPr>
                <w:delText>31.227</w:delText>
              </w:r>
            </w:del>
          </w:p>
        </w:tc>
        <w:tc>
          <w:tcPr>
            <w:tcW w:w="1444" w:type="dxa"/>
            <w:tcBorders>
              <w:top w:val="nil"/>
              <w:left w:val="nil"/>
              <w:bottom w:val="nil"/>
              <w:right w:val="nil"/>
            </w:tcBorders>
            <w:shd w:val="clear" w:color="auto" w:fill="auto"/>
            <w:noWrap/>
            <w:vAlign w:val="bottom"/>
            <w:tcPrChange w:id="133" w:author="Yifan Wang" w:date="2023-01-31T13:43:00Z">
              <w:tcPr>
                <w:tcW w:w="1444" w:type="dxa"/>
                <w:tcBorders>
                  <w:top w:val="nil"/>
                  <w:left w:val="nil"/>
                  <w:bottom w:val="nil"/>
                  <w:right w:val="nil"/>
                </w:tcBorders>
                <w:shd w:val="clear" w:color="auto" w:fill="auto"/>
                <w:noWrap/>
                <w:vAlign w:val="bottom"/>
              </w:tcPr>
            </w:tcPrChange>
          </w:tcPr>
          <w:p w14:paraId="26A02FE3" w14:textId="54D955E8" w:rsidR="00AC6404" w:rsidRPr="002A414C" w:rsidRDefault="00AC6404" w:rsidP="002A414C">
            <w:pPr>
              <w:spacing w:after="0" w:line="240" w:lineRule="auto"/>
              <w:jc w:val="center"/>
              <w:rPr>
                <w:rFonts w:eastAsia="Times New Roman"/>
                <w:color w:val="000000"/>
              </w:rPr>
            </w:pPr>
            <w:del w:id="134" w:author="Yifan Wang" w:date="2023-01-31T13:43:00Z">
              <w:r w:rsidRPr="002A414C" w:rsidDel="00A62CDA">
                <w:rPr>
                  <w:rFonts w:eastAsia="Times New Roman"/>
                  <w:color w:val="000000"/>
                </w:rPr>
                <w:delText>-85.37</w:delText>
              </w:r>
              <w:r w:rsidDel="00A62CDA">
                <w:rPr>
                  <w:rFonts w:eastAsia="Times New Roman"/>
                  <w:color w:val="000000"/>
                </w:rPr>
                <w:delText>3</w:delText>
              </w:r>
            </w:del>
          </w:p>
        </w:tc>
        <w:tc>
          <w:tcPr>
            <w:tcW w:w="2070" w:type="dxa"/>
            <w:tcBorders>
              <w:top w:val="nil"/>
              <w:left w:val="nil"/>
              <w:bottom w:val="nil"/>
              <w:right w:val="nil"/>
            </w:tcBorders>
            <w:shd w:val="clear" w:color="auto" w:fill="auto"/>
            <w:noWrap/>
            <w:vAlign w:val="bottom"/>
            <w:tcPrChange w:id="135" w:author="Yifan Wang" w:date="2023-01-31T13:43:00Z">
              <w:tcPr>
                <w:tcW w:w="2070" w:type="dxa"/>
                <w:tcBorders>
                  <w:top w:val="nil"/>
                  <w:left w:val="nil"/>
                  <w:bottom w:val="nil"/>
                  <w:right w:val="nil"/>
                </w:tcBorders>
                <w:shd w:val="clear" w:color="auto" w:fill="auto"/>
                <w:noWrap/>
                <w:vAlign w:val="bottom"/>
              </w:tcPr>
            </w:tcPrChange>
          </w:tcPr>
          <w:p w14:paraId="26A02FE4" w14:textId="3BBB1150" w:rsidR="00AC6404" w:rsidRPr="002A414C" w:rsidRDefault="00AC6404" w:rsidP="002A414C">
            <w:pPr>
              <w:spacing w:after="0" w:line="240" w:lineRule="auto"/>
              <w:jc w:val="center"/>
              <w:rPr>
                <w:rFonts w:eastAsia="Times New Roman"/>
                <w:color w:val="000000"/>
              </w:rPr>
            </w:pPr>
            <w:del w:id="136" w:author="Yifan Wang" w:date="2023-01-31T13:43:00Z">
              <w:r w:rsidRPr="002A414C" w:rsidDel="00A62CDA">
                <w:rPr>
                  <w:rFonts w:eastAsia="Times New Roman"/>
                  <w:color w:val="000000"/>
                </w:rPr>
                <w:delText xml:space="preserve">E Burdeshaw St </w:delText>
              </w:r>
            </w:del>
          </w:p>
        </w:tc>
      </w:tr>
      <w:tr w:rsidR="00AC6404" w:rsidRPr="002A414C" w14:paraId="26A02FEA" w14:textId="77777777" w:rsidTr="00AC6404">
        <w:trPr>
          <w:trHeight w:val="315"/>
          <w:trPrChange w:id="137" w:author="Yifan Wang" w:date="2023-01-31T13:43:00Z">
            <w:trPr>
              <w:trHeight w:val="315"/>
            </w:trPr>
          </w:trPrChange>
        </w:trPr>
        <w:tc>
          <w:tcPr>
            <w:tcW w:w="2355" w:type="dxa"/>
            <w:tcBorders>
              <w:top w:val="nil"/>
              <w:left w:val="nil"/>
              <w:bottom w:val="nil"/>
              <w:right w:val="nil"/>
            </w:tcBorders>
            <w:shd w:val="clear" w:color="auto" w:fill="auto"/>
            <w:noWrap/>
            <w:vAlign w:val="bottom"/>
            <w:tcPrChange w:id="138" w:author="Yifan Wang" w:date="2023-01-31T13:43:00Z">
              <w:tcPr>
                <w:tcW w:w="2355" w:type="dxa"/>
                <w:tcBorders>
                  <w:top w:val="nil"/>
                  <w:left w:val="nil"/>
                  <w:bottom w:val="nil"/>
                  <w:right w:val="nil"/>
                </w:tcBorders>
                <w:shd w:val="clear" w:color="auto" w:fill="auto"/>
                <w:noWrap/>
                <w:vAlign w:val="bottom"/>
              </w:tcPr>
            </w:tcPrChange>
          </w:tcPr>
          <w:p w14:paraId="26A02FE6" w14:textId="1B8AECA0" w:rsidR="00AC6404" w:rsidRPr="002A414C" w:rsidRDefault="00AC6404" w:rsidP="002A414C">
            <w:pPr>
              <w:spacing w:after="0" w:line="240" w:lineRule="auto"/>
              <w:jc w:val="center"/>
              <w:rPr>
                <w:rFonts w:eastAsia="Times New Roman"/>
                <w:color w:val="000000"/>
              </w:rPr>
            </w:pPr>
            <w:del w:id="139" w:author="Yifan Wang" w:date="2023-01-31T13:43:00Z">
              <w:r w:rsidRPr="002A414C" w:rsidDel="00A62CDA">
                <w:rPr>
                  <w:rFonts w:eastAsia="Times New Roman"/>
                  <w:color w:val="000000"/>
                </w:rPr>
                <w:delText>Dothan 7</w:delText>
              </w:r>
            </w:del>
          </w:p>
        </w:tc>
        <w:tc>
          <w:tcPr>
            <w:tcW w:w="1023" w:type="dxa"/>
            <w:tcBorders>
              <w:top w:val="nil"/>
              <w:left w:val="nil"/>
              <w:bottom w:val="nil"/>
              <w:right w:val="nil"/>
            </w:tcBorders>
            <w:shd w:val="clear" w:color="auto" w:fill="auto"/>
            <w:noWrap/>
            <w:vAlign w:val="bottom"/>
            <w:tcPrChange w:id="140" w:author="Yifan Wang" w:date="2023-01-31T13:43:00Z">
              <w:tcPr>
                <w:tcW w:w="881" w:type="dxa"/>
                <w:tcBorders>
                  <w:top w:val="nil"/>
                  <w:left w:val="nil"/>
                  <w:bottom w:val="nil"/>
                  <w:right w:val="nil"/>
                </w:tcBorders>
                <w:shd w:val="clear" w:color="auto" w:fill="auto"/>
                <w:noWrap/>
                <w:vAlign w:val="bottom"/>
              </w:tcPr>
            </w:tcPrChange>
          </w:tcPr>
          <w:p w14:paraId="26A02FE7" w14:textId="52AEEB6F" w:rsidR="00AC6404" w:rsidRPr="002A414C" w:rsidRDefault="00AC6404" w:rsidP="002A414C">
            <w:pPr>
              <w:spacing w:after="0" w:line="240" w:lineRule="auto"/>
              <w:jc w:val="center"/>
              <w:rPr>
                <w:rFonts w:eastAsia="Times New Roman"/>
                <w:color w:val="000000"/>
              </w:rPr>
            </w:pPr>
            <w:del w:id="141" w:author="Yifan Wang" w:date="2023-01-31T13:43:00Z">
              <w:r w:rsidRPr="002A414C" w:rsidDel="00A62CDA">
                <w:rPr>
                  <w:rFonts w:eastAsia="Times New Roman"/>
                  <w:color w:val="000000"/>
                </w:rPr>
                <w:delText>31.187</w:delText>
              </w:r>
            </w:del>
          </w:p>
        </w:tc>
        <w:tc>
          <w:tcPr>
            <w:tcW w:w="1444" w:type="dxa"/>
            <w:tcBorders>
              <w:top w:val="nil"/>
              <w:left w:val="nil"/>
              <w:bottom w:val="nil"/>
              <w:right w:val="nil"/>
            </w:tcBorders>
            <w:shd w:val="clear" w:color="auto" w:fill="auto"/>
            <w:noWrap/>
            <w:vAlign w:val="bottom"/>
            <w:tcPrChange w:id="142" w:author="Yifan Wang" w:date="2023-01-31T13:43:00Z">
              <w:tcPr>
                <w:tcW w:w="1444" w:type="dxa"/>
                <w:tcBorders>
                  <w:top w:val="nil"/>
                  <w:left w:val="nil"/>
                  <w:bottom w:val="nil"/>
                  <w:right w:val="nil"/>
                </w:tcBorders>
                <w:shd w:val="clear" w:color="auto" w:fill="auto"/>
                <w:noWrap/>
                <w:vAlign w:val="bottom"/>
              </w:tcPr>
            </w:tcPrChange>
          </w:tcPr>
          <w:p w14:paraId="26A02FE8" w14:textId="5FEAEDBA" w:rsidR="00AC6404" w:rsidRPr="002A414C" w:rsidRDefault="00AC6404" w:rsidP="002A414C">
            <w:pPr>
              <w:spacing w:after="0" w:line="240" w:lineRule="auto"/>
              <w:jc w:val="center"/>
              <w:rPr>
                <w:rFonts w:eastAsia="Times New Roman"/>
                <w:color w:val="000000"/>
              </w:rPr>
            </w:pPr>
            <w:del w:id="143" w:author="Yifan Wang" w:date="2023-01-31T13:43:00Z">
              <w:r w:rsidRPr="002A414C" w:rsidDel="00A62CDA">
                <w:rPr>
                  <w:rFonts w:eastAsia="Times New Roman"/>
                  <w:color w:val="000000"/>
                </w:rPr>
                <w:delText>-85.</w:delText>
              </w:r>
              <w:r w:rsidDel="00A62CDA">
                <w:rPr>
                  <w:rFonts w:eastAsia="Times New Roman"/>
                  <w:color w:val="000000"/>
                </w:rPr>
                <w:delText>600</w:delText>
              </w:r>
            </w:del>
          </w:p>
        </w:tc>
        <w:tc>
          <w:tcPr>
            <w:tcW w:w="2070" w:type="dxa"/>
            <w:tcBorders>
              <w:top w:val="nil"/>
              <w:left w:val="nil"/>
              <w:bottom w:val="nil"/>
              <w:right w:val="nil"/>
            </w:tcBorders>
            <w:shd w:val="clear" w:color="auto" w:fill="auto"/>
            <w:noWrap/>
            <w:vAlign w:val="bottom"/>
            <w:tcPrChange w:id="144" w:author="Yifan Wang" w:date="2023-01-31T13:43:00Z">
              <w:tcPr>
                <w:tcW w:w="2070" w:type="dxa"/>
                <w:tcBorders>
                  <w:top w:val="nil"/>
                  <w:left w:val="nil"/>
                  <w:bottom w:val="nil"/>
                  <w:right w:val="nil"/>
                </w:tcBorders>
                <w:shd w:val="clear" w:color="auto" w:fill="auto"/>
                <w:noWrap/>
                <w:vAlign w:val="bottom"/>
              </w:tcPr>
            </w:tcPrChange>
          </w:tcPr>
          <w:p w14:paraId="26A02FE9" w14:textId="4829F5E3" w:rsidR="00AC6404" w:rsidRPr="002A414C" w:rsidRDefault="00AC6404" w:rsidP="002A414C">
            <w:pPr>
              <w:spacing w:after="0" w:line="240" w:lineRule="auto"/>
              <w:jc w:val="center"/>
              <w:rPr>
                <w:rFonts w:eastAsia="Times New Roman"/>
                <w:color w:val="000000"/>
              </w:rPr>
            </w:pPr>
            <w:del w:id="145" w:author="Yifan Wang" w:date="2023-01-31T13:43:00Z">
              <w:r w:rsidRPr="002A414C" w:rsidDel="00A62CDA">
                <w:rPr>
                  <w:rFonts w:eastAsia="Times New Roman"/>
                  <w:color w:val="000000"/>
                </w:rPr>
                <w:delText>N State Hwy 103</w:delText>
              </w:r>
            </w:del>
          </w:p>
        </w:tc>
      </w:tr>
      <w:tr w:rsidR="00AC6404" w:rsidRPr="002A414C" w14:paraId="4AAB58B5" w14:textId="77777777" w:rsidTr="00AC6404">
        <w:trPr>
          <w:trHeight w:val="315"/>
          <w:trPrChange w:id="146" w:author="Yifan Wang" w:date="2023-01-31T13:43:00Z">
            <w:trPr>
              <w:trHeight w:val="315"/>
            </w:trPr>
          </w:trPrChange>
        </w:trPr>
        <w:tc>
          <w:tcPr>
            <w:tcW w:w="2355" w:type="dxa"/>
            <w:tcBorders>
              <w:top w:val="nil"/>
              <w:left w:val="nil"/>
              <w:bottom w:val="nil"/>
              <w:right w:val="nil"/>
            </w:tcBorders>
            <w:shd w:val="clear" w:color="auto" w:fill="auto"/>
            <w:noWrap/>
            <w:vAlign w:val="bottom"/>
            <w:tcPrChange w:id="147" w:author="Yifan Wang" w:date="2023-01-31T13:43:00Z">
              <w:tcPr>
                <w:tcW w:w="2355" w:type="dxa"/>
                <w:tcBorders>
                  <w:top w:val="nil"/>
                  <w:left w:val="nil"/>
                  <w:bottom w:val="nil"/>
                  <w:right w:val="nil"/>
                </w:tcBorders>
                <w:shd w:val="clear" w:color="auto" w:fill="auto"/>
                <w:noWrap/>
                <w:vAlign w:val="bottom"/>
              </w:tcPr>
            </w:tcPrChange>
          </w:tcPr>
          <w:p w14:paraId="1EEC5F69" w14:textId="08618441" w:rsidR="00AC6404" w:rsidRPr="002A414C" w:rsidRDefault="00AC6404" w:rsidP="002A414C">
            <w:pPr>
              <w:spacing w:after="0" w:line="240" w:lineRule="auto"/>
              <w:jc w:val="center"/>
              <w:rPr>
                <w:rFonts w:eastAsia="Times New Roman"/>
                <w:color w:val="000000"/>
              </w:rPr>
            </w:pPr>
            <w:del w:id="148" w:author="Yifan Wang" w:date="2023-01-31T13:43:00Z">
              <w:r w:rsidDel="00A62CDA">
                <w:rPr>
                  <w:rFonts w:eastAsia="Times New Roman"/>
                  <w:color w:val="000000"/>
                </w:rPr>
                <w:delText>Hunstville 1</w:delText>
              </w:r>
            </w:del>
          </w:p>
        </w:tc>
        <w:tc>
          <w:tcPr>
            <w:tcW w:w="1023" w:type="dxa"/>
            <w:tcBorders>
              <w:top w:val="nil"/>
              <w:left w:val="nil"/>
              <w:bottom w:val="nil"/>
              <w:right w:val="nil"/>
            </w:tcBorders>
            <w:shd w:val="clear" w:color="auto" w:fill="auto"/>
            <w:noWrap/>
            <w:vAlign w:val="bottom"/>
            <w:tcPrChange w:id="149" w:author="Yifan Wang" w:date="2023-01-31T13:43:00Z">
              <w:tcPr>
                <w:tcW w:w="881" w:type="dxa"/>
                <w:tcBorders>
                  <w:top w:val="nil"/>
                  <w:left w:val="nil"/>
                  <w:bottom w:val="nil"/>
                  <w:right w:val="nil"/>
                </w:tcBorders>
                <w:shd w:val="clear" w:color="auto" w:fill="auto"/>
                <w:noWrap/>
                <w:vAlign w:val="bottom"/>
              </w:tcPr>
            </w:tcPrChange>
          </w:tcPr>
          <w:p w14:paraId="6D14FB89" w14:textId="5B7A9816" w:rsidR="00AC6404" w:rsidRPr="002A414C" w:rsidRDefault="00AC6404" w:rsidP="002A414C">
            <w:pPr>
              <w:spacing w:after="0" w:line="240" w:lineRule="auto"/>
              <w:jc w:val="center"/>
              <w:rPr>
                <w:rFonts w:eastAsia="Times New Roman"/>
                <w:color w:val="000000"/>
              </w:rPr>
            </w:pPr>
            <w:del w:id="150" w:author="Yifan Wang" w:date="2023-01-31T13:43:00Z">
              <w:r w:rsidDel="00A62CDA">
                <w:rPr>
                  <w:rFonts w:eastAsia="Times New Roman"/>
                  <w:color w:val="000000"/>
                </w:rPr>
                <w:delText>34.600</w:delText>
              </w:r>
            </w:del>
          </w:p>
        </w:tc>
        <w:tc>
          <w:tcPr>
            <w:tcW w:w="1444" w:type="dxa"/>
            <w:tcBorders>
              <w:top w:val="nil"/>
              <w:left w:val="nil"/>
              <w:bottom w:val="nil"/>
              <w:right w:val="nil"/>
            </w:tcBorders>
            <w:shd w:val="clear" w:color="auto" w:fill="auto"/>
            <w:noWrap/>
            <w:vAlign w:val="bottom"/>
            <w:tcPrChange w:id="151" w:author="Yifan Wang" w:date="2023-01-31T13:43:00Z">
              <w:tcPr>
                <w:tcW w:w="1444" w:type="dxa"/>
                <w:tcBorders>
                  <w:top w:val="nil"/>
                  <w:left w:val="nil"/>
                  <w:bottom w:val="nil"/>
                  <w:right w:val="nil"/>
                </w:tcBorders>
                <w:shd w:val="clear" w:color="auto" w:fill="auto"/>
                <w:noWrap/>
                <w:vAlign w:val="bottom"/>
              </w:tcPr>
            </w:tcPrChange>
          </w:tcPr>
          <w:p w14:paraId="5902A00B" w14:textId="772F52A9" w:rsidR="00AC6404" w:rsidRPr="002A414C" w:rsidRDefault="00AC6404" w:rsidP="002A414C">
            <w:pPr>
              <w:spacing w:after="0" w:line="240" w:lineRule="auto"/>
              <w:jc w:val="center"/>
              <w:rPr>
                <w:rFonts w:eastAsia="Times New Roman"/>
                <w:color w:val="000000"/>
              </w:rPr>
            </w:pPr>
            <w:del w:id="152" w:author="Yifan Wang" w:date="2023-01-31T13:43:00Z">
              <w:r w:rsidDel="00A62CDA">
                <w:rPr>
                  <w:rFonts w:eastAsia="Times New Roman"/>
                  <w:color w:val="000000"/>
                </w:rPr>
                <w:delText>-86.549</w:delText>
              </w:r>
            </w:del>
          </w:p>
        </w:tc>
        <w:tc>
          <w:tcPr>
            <w:tcW w:w="2070" w:type="dxa"/>
            <w:tcBorders>
              <w:top w:val="nil"/>
              <w:left w:val="nil"/>
              <w:bottom w:val="nil"/>
              <w:right w:val="nil"/>
            </w:tcBorders>
            <w:shd w:val="clear" w:color="auto" w:fill="auto"/>
            <w:noWrap/>
            <w:vAlign w:val="bottom"/>
            <w:tcPrChange w:id="153" w:author="Yifan Wang" w:date="2023-01-31T13:43:00Z">
              <w:tcPr>
                <w:tcW w:w="2070" w:type="dxa"/>
                <w:tcBorders>
                  <w:top w:val="nil"/>
                  <w:left w:val="nil"/>
                  <w:bottom w:val="nil"/>
                  <w:right w:val="nil"/>
                </w:tcBorders>
                <w:shd w:val="clear" w:color="auto" w:fill="auto"/>
                <w:noWrap/>
                <w:vAlign w:val="bottom"/>
              </w:tcPr>
            </w:tcPrChange>
          </w:tcPr>
          <w:p w14:paraId="54C2A7C7" w14:textId="3BA46DCC" w:rsidR="00AC6404" w:rsidRPr="002A414C" w:rsidRDefault="00AC6404" w:rsidP="002A414C">
            <w:pPr>
              <w:spacing w:after="0" w:line="240" w:lineRule="auto"/>
              <w:jc w:val="center"/>
              <w:rPr>
                <w:rFonts w:eastAsia="Times New Roman"/>
                <w:color w:val="000000"/>
              </w:rPr>
            </w:pPr>
            <w:del w:id="154" w:author="Yifan Wang" w:date="2023-01-31T13:43:00Z">
              <w:r w:rsidDel="00A62CDA">
                <w:rPr>
                  <w:rFonts w:eastAsia="Times New Roman"/>
                  <w:color w:val="000000"/>
                </w:rPr>
                <w:delText>Southside Park</w:delText>
              </w:r>
            </w:del>
          </w:p>
        </w:tc>
      </w:tr>
      <w:tr w:rsidR="00AC6404" w:rsidRPr="002A414C" w14:paraId="1094776D" w14:textId="77777777" w:rsidTr="00AC6404">
        <w:trPr>
          <w:trHeight w:val="315"/>
          <w:trPrChange w:id="155" w:author="Yifan Wang" w:date="2023-01-31T13:43:00Z">
            <w:trPr>
              <w:trHeight w:val="315"/>
            </w:trPr>
          </w:trPrChange>
        </w:trPr>
        <w:tc>
          <w:tcPr>
            <w:tcW w:w="2355" w:type="dxa"/>
            <w:tcBorders>
              <w:top w:val="nil"/>
              <w:left w:val="nil"/>
              <w:bottom w:val="nil"/>
              <w:right w:val="nil"/>
            </w:tcBorders>
            <w:shd w:val="clear" w:color="auto" w:fill="auto"/>
            <w:noWrap/>
            <w:vAlign w:val="bottom"/>
            <w:tcPrChange w:id="156" w:author="Yifan Wang" w:date="2023-01-31T13:43:00Z">
              <w:tcPr>
                <w:tcW w:w="2355" w:type="dxa"/>
                <w:tcBorders>
                  <w:top w:val="nil"/>
                  <w:left w:val="nil"/>
                  <w:bottom w:val="nil"/>
                  <w:right w:val="nil"/>
                </w:tcBorders>
                <w:shd w:val="clear" w:color="auto" w:fill="auto"/>
                <w:noWrap/>
                <w:vAlign w:val="bottom"/>
              </w:tcPr>
            </w:tcPrChange>
          </w:tcPr>
          <w:p w14:paraId="7D70450A" w14:textId="5A58FEE2" w:rsidR="00AC6404" w:rsidRDefault="00AC6404" w:rsidP="002A414C">
            <w:pPr>
              <w:spacing w:after="0" w:line="240" w:lineRule="auto"/>
              <w:jc w:val="center"/>
              <w:rPr>
                <w:rFonts w:eastAsia="Times New Roman"/>
                <w:color w:val="000000"/>
              </w:rPr>
            </w:pPr>
            <w:del w:id="157" w:author="Yifan Wang" w:date="2023-01-31T13:43:00Z">
              <w:r w:rsidDel="00A62CDA">
                <w:rPr>
                  <w:rFonts w:eastAsia="Times New Roman"/>
                  <w:color w:val="000000"/>
                </w:rPr>
                <w:delText>Hunstville 2</w:delText>
              </w:r>
            </w:del>
          </w:p>
        </w:tc>
        <w:tc>
          <w:tcPr>
            <w:tcW w:w="1023" w:type="dxa"/>
            <w:tcBorders>
              <w:top w:val="nil"/>
              <w:left w:val="nil"/>
              <w:bottom w:val="nil"/>
              <w:right w:val="nil"/>
            </w:tcBorders>
            <w:shd w:val="clear" w:color="auto" w:fill="auto"/>
            <w:noWrap/>
            <w:vAlign w:val="bottom"/>
            <w:tcPrChange w:id="158" w:author="Yifan Wang" w:date="2023-01-31T13:43:00Z">
              <w:tcPr>
                <w:tcW w:w="881" w:type="dxa"/>
                <w:tcBorders>
                  <w:top w:val="nil"/>
                  <w:left w:val="nil"/>
                  <w:bottom w:val="nil"/>
                  <w:right w:val="nil"/>
                </w:tcBorders>
                <w:shd w:val="clear" w:color="auto" w:fill="auto"/>
                <w:noWrap/>
                <w:vAlign w:val="bottom"/>
              </w:tcPr>
            </w:tcPrChange>
          </w:tcPr>
          <w:p w14:paraId="57158A17" w14:textId="75E8181E" w:rsidR="00AC6404" w:rsidRDefault="00AC6404" w:rsidP="002A414C">
            <w:pPr>
              <w:spacing w:after="0" w:line="240" w:lineRule="auto"/>
              <w:jc w:val="center"/>
              <w:rPr>
                <w:rFonts w:eastAsia="Times New Roman"/>
                <w:color w:val="000000"/>
              </w:rPr>
            </w:pPr>
            <w:del w:id="159" w:author="Yifan Wang" w:date="2023-01-31T13:43:00Z">
              <w:r w:rsidDel="00A62CDA">
                <w:rPr>
                  <w:rFonts w:eastAsia="Times New Roman"/>
                  <w:color w:val="000000"/>
                </w:rPr>
                <w:delText>34.740</w:delText>
              </w:r>
            </w:del>
          </w:p>
        </w:tc>
        <w:tc>
          <w:tcPr>
            <w:tcW w:w="1444" w:type="dxa"/>
            <w:tcBorders>
              <w:top w:val="nil"/>
              <w:left w:val="nil"/>
              <w:bottom w:val="nil"/>
              <w:right w:val="nil"/>
            </w:tcBorders>
            <w:shd w:val="clear" w:color="auto" w:fill="auto"/>
            <w:noWrap/>
            <w:vAlign w:val="bottom"/>
            <w:tcPrChange w:id="160" w:author="Yifan Wang" w:date="2023-01-31T13:43:00Z">
              <w:tcPr>
                <w:tcW w:w="1444" w:type="dxa"/>
                <w:tcBorders>
                  <w:top w:val="nil"/>
                  <w:left w:val="nil"/>
                  <w:bottom w:val="nil"/>
                  <w:right w:val="nil"/>
                </w:tcBorders>
                <w:shd w:val="clear" w:color="auto" w:fill="auto"/>
                <w:noWrap/>
                <w:vAlign w:val="bottom"/>
              </w:tcPr>
            </w:tcPrChange>
          </w:tcPr>
          <w:p w14:paraId="705F7F20" w14:textId="6ACA0527" w:rsidR="00AC6404" w:rsidRDefault="00AC6404" w:rsidP="002A414C">
            <w:pPr>
              <w:spacing w:after="0" w:line="240" w:lineRule="auto"/>
              <w:jc w:val="center"/>
              <w:rPr>
                <w:rFonts w:eastAsia="Times New Roman"/>
                <w:color w:val="000000"/>
              </w:rPr>
            </w:pPr>
            <w:del w:id="161" w:author="Yifan Wang" w:date="2023-01-31T13:43:00Z">
              <w:r w:rsidDel="00A62CDA">
                <w:rPr>
                  <w:rFonts w:eastAsia="Times New Roman"/>
                  <w:color w:val="000000"/>
                </w:rPr>
                <w:delText>-86.512</w:delText>
              </w:r>
            </w:del>
          </w:p>
        </w:tc>
        <w:tc>
          <w:tcPr>
            <w:tcW w:w="2070" w:type="dxa"/>
            <w:tcBorders>
              <w:top w:val="nil"/>
              <w:left w:val="nil"/>
              <w:bottom w:val="nil"/>
              <w:right w:val="nil"/>
            </w:tcBorders>
            <w:shd w:val="clear" w:color="auto" w:fill="auto"/>
            <w:noWrap/>
            <w:vAlign w:val="bottom"/>
            <w:tcPrChange w:id="162" w:author="Yifan Wang" w:date="2023-01-31T13:43:00Z">
              <w:tcPr>
                <w:tcW w:w="2070" w:type="dxa"/>
                <w:tcBorders>
                  <w:top w:val="nil"/>
                  <w:left w:val="nil"/>
                  <w:bottom w:val="nil"/>
                  <w:right w:val="nil"/>
                </w:tcBorders>
                <w:shd w:val="clear" w:color="auto" w:fill="auto"/>
                <w:noWrap/>
                <w:vAlign w:val="bottom"/>
              </w:tcPr>
            </w:tcPrChange>
          </w:tcPr>
          <w:p w14:paraId="1A9CE89C" w14:textId="576C24BB" w:rsidR="00AC6404" w:rsidRDefault="00AC6404" w:rsidP="002A414C">
            <w:pPr>
              <w:spacing w:after="0" w:line="240" w:lineRule="auto"/>
              <w:jc w:val="center"/>
              <w:rPr>
                <w:rFonts w:eastAsia="Times New Roman"/>
                <w:color w:val="000000"/>
              </w:rPr>
            </w:pPr>
            <w:del w:id="163" w:author="Yifan Wang" w:date="2023-01-31T13:43:00Z">
              <w:r w:rsidDel="00A62CDA">
                <w:rPr>
                  <w:rFonts w:eastAsia="Times New Roman"/>
                  <w:color w:val="000000"/>
                </w:rPr>
                <w:delText>Monte Sano State Park</w:delText>
              </w:r>
            </w:del>
          </w:p>
        </w:tc>
      </w:tr>
      <w:tr w:rsidR="00AC6404" w:rsidRPr="002A414C" w14:paraId="7AF4A368" w14:textId="77777777" w:rsidTr="00AC6404">
        <w:trPr>
          <w:trHeight w:val="315"/>
          <w:trPrChange w:id="164" w:author="Yifan Wang" w:date="2023-01-31T13:43:00Z">
            <w:trPr>
              <w:trHeight w:val="315"/>
            </w:trPr>
          </w:trPrChange>
        </w:trPr>
        <w:tc>
          <w:tcPr>
            <w:tcW w:w="2355" w:type="dxa"/>
            <w:tcBorders>
              <w:top w:val="nil"/>
              <w:left w:val="nil"/>
              <w:bottom w:val="single" w:sz="8" w:space="0" w:color="auto"/>
              <w:right w:val="nil"/>
            </w:tcBorders>
            <w:shd w:val="clear" w:color="auto" w:fill="auto"/>
            <w:noWrap/>
            <w:vAlign w:val="bottom"/>
            <w:tcPrChange w:id="165" w:author="Yifan Wang" w:date="2023-01-31T13:43:00Z">
              <w:tcPr>
                <w:tcW w:w="2355" w:type="dxa"/>
                <w:tcBorders>
                  <w:top w:val="nil"/>
                  <w:left w:val="nil"/>
                  <w:bottom w:val="single" w:sz="8" w:space="0" w:color="auto"/>
                  <w:right w:val="nil"/>
                </w:tcBorders>
                <w:shd w:val="clear" w:color="auto" w:fill="auto"/>
                <w:noWrap/>
                <w:vAlign w:val="bottom"/>
              </w:tcPr>
            </w:tcPrChange>
          </w:tcPr>
          <w:p w14:paraId="0213C3AA" w14:textId="45971A4F" w:rsidR="00AC6404" w:rsidRDefault="00AC6404" w:rsidP="002A414C">
            <w:pPr>
              <w:spacing w:after="0" w:line="240" w:lineRule="auto"/>
              <w:jc w:val="center"/>
              <w:rPr>
                <w:rFonts w:eastAsia="Times New Roman"/>
                <w:color w:val="000000"/>
              </w:rPr>
            </w:pPr>
            <w:del w:id="166" w:author="Yifan Wang" w:date="2023-01-31T13:43:00Z">
              <w:r w:rsidDel="00A62CDA">
                <w:rPr>
                  <w:rFonts w:eastAsia="Times New Roman"/>
                  <w:color w:val="000000"/>
                </w:rPr>
                <w:delText>Hunstville 3</w:delText>
              </w:r>
            </w:del>
          </w:p>
        </w:tc>
        <w:tc>
          <w:tcPr>
            <w:tcW w:w="1023" w:type="dxa"/>
            <w:tcBorders>
              <w:top w:val="nil"/>
              <w:left w:val="nil"/>
              <w:bottom w:val="single" w:sz="8" w:space="0" w:color="auto"/>
              <w:right w:val="nil"/>
            </w:tcBorders>
            <w:shd w:val="clear" w:color="auto" w:fill="auto"/>
            <w:noWrap/>
            <w:vAlign w:val="bottom"/>
            <w:tcPrChange w:id="167" w:author="Yifan Wang" w:date="2023-01-31T13:43:00Z">
              <w:tcPr>
                <w:tcW w:w="881" w:type="dxa"/>
                <w:tcBorders>
                  <w:top w:val="nil"/>
                  <w:left w:val="nil"/>
                  <w:bottom w:val="single" w:sz="8" w:space="0" w:color="auto"/>
                  <w:right w:val="nil"/>
                </w:tcBorders>
                <w:shd w:val="clear" w:color="auto" w:fill="auto"/>
                <w:noWrap/>
                <w:vAlign w:val="bottom"/>
              </w:tcPr>
            </w:tcPrChange>
          </w:tcPr>
          <w:p w14:paraId="4B46080E" w14:textId="4E2D9417" w:rsidR="00AC6404" w:rsidRDefault="00AC6404" w:rsidP="002A414C">
            <w:pPr>
              <w:spacing w:after="0" w:line="240" w:lineRule="auto"/>
              <w:jc w:val="center"/>
              <w:rPr>
                <w:rFonts w:eastAsia="Times New Roman"/>
                <w:color w:val="000000"/>
              </w:rPr>
            </w:pPr>
            <w:del w:id="168" w:author="Yifan Wang" w:date="2023-01-31T13:43:00Z">
              <w:r w:rsidDel="00A62CDA">
                <w:rPr>
                  <w:rFonts w:eastAsia="Times New Roman"/>
                  <w:color w:val="000000"/>
                </w:rPr>
                <w:delText>34.800</w:delText>
              </w:r>
            </w:del>
          </w:p>
        </w:tc>
        <w:tc>
          <w:tcPr>
            <w:tcW w:w="1444" w:type="dxa"/>
            <w:tcBorders>
              <w:top w:val="nil"/>
              <w:left w:val="nil"/>
              <w:bottom w:val="single" w:sz="8" w:space="0" w:color="auto"/>
              <w:right w:val="nil"/>
            </w:tcBorders>
            <w:shd w:val="clear" w:color="auto" w:fill="auto"/>
            <w:noWrap/>
            <w:vAlign w:val="bottom"/>
            <w:tcPrChange w:id="169" w:author="Yifan Wang" w:date="2023-01-31T13:43:00Z">
              <w:tcPr>
                <w:tcW w:w="1444" w:type="dxa"/>
                <w:tcBorders>
                  <w:top w:val="nil"/>
                  <w:left w:val="nil"/>
                  <w:bottom w:val="single" w:sz="8" w:space="0" w:color="auto"/>
                  <w:right w:val="nil"/>
                </w:tcBorders>
                <w:shd w:val="clear" w:color="auto" w:fill="auto"/>
                <w:noWrap/>
                <w:vAlign w:val="bottom"/>
              </w:tcPr>
            </w:tcPrChange>
          </w:tcPr>
          <w:p w14:paraId="58AFDCE0" w14:textId="12175CF0" w:rsidR="00AC6404" w:rsidRDefault="00AC6404" w:rsidP="002A414C">
            <w:pPr>
              <w:spacing w:after="0" w:line="240" w:lineRule="auto"/>
              <w:jc w:val="center"/>
              <w:rPr>
                <w:rFonts w:eastAsia="Times New Roman"/>
                <w:color w:val="000000"/>
              </w:rPr>
            </w:pPr>
            <w:del w:id="170" w:author="Yifan Wang" w:date="2023-01-31T13:43:00Z">
              <w:r w:rsidDel="00A62CDA">
                <w:rPr>
                  <w:rFonts w:eastAsia="Times New Roman"/>
                  <w:color w:val="000000"/>
                </w:rPr>
                <w:delText>-86.606</w:delText>
              </w:r>
            </w:del>
          </w:p>
        </w:tc>
        <w:tc>
          <w:tcPr>
            <w:tcW w:w="2070" w:type="dxa"/>
            <w:tcBorders>
              <w:top w:val="nil"/>
              <w:left w:val="nil"/>
              <w:bottom w:val="single" w:sz="8" w:space="0" w:color="auto"/>
              <w:right w:val="nil"/>
            </w:tcBorders>
            <w:shd w:val="clear" w:color="auto" w:fill="auto"/>
            <w:noWrap/>
            <w:vAlign w:val="bottom"/>
            <w:tcPrChange w:id="171" w:author="Yifan Wang" w:date="2023-01-31T13:43:00Z">
              <w:tcPr>
                <w:tcW w:w="2070" w:type="dxa"/>
                <w:tcBorders>
                  <w:top w:val="nil"/>
                  <w:left w:val="nil"/>
                  <w:bottom w:val="single" w:sz="8" w:space="0" w:color="auto"/>
                  <w:right w:val="nil"/>
                </w:tcBorders>
                <w:shd w:val="clear" w:color="auto" w:fill="auto"/>
                <w:noWrap/>
                <w:vAlign w:val="bottom"/>
              </w:tcPr>
            </w:tcPrChange>
          </w:tcPr>
          <w:p w14:paraId="6DB95B68" w14:textId="23370DC1" w:rsidR="00AC6404" w:rsidRDefault="00AC6404" w:rsidP="002A414C">
            <w:pPr>
              <w:spacing w:after="0" w:line="240" w:lineRule="auto"/>
              <w:jc w:val="center"/>
              <w:rPr>
                <w:rFonts w:eastAsia="Times New Roman"/>
                <w:color w:val="000000"/>
              </w:rPr>
            </w:pPr>
            <w:del w:id="172" w:author="Yifan Wang" w:date="2023-01-31T13:43:00Z">
              <w:r w:rsidDel="00A62CDA">
                <w:rPr>
                  <w:rFonts w:eastAsia="Times New Roman"/>
                  <w:color w:val="000000"/>
                </w:rPr>
                <w:delText>Valley Park</w:delText>
              </w:r>
            </w:del>
          </w:p>
        </w:tc>
      </w:tr>
    </w:tbl>
    <w:p w14:paraId="26A02FEB" w14:textId="77777777" w:rsidR="00596D94" w:rsidRDefault="00596D94"/>
    <w:p w14:paraId="26A0301B" w14:textId="6AE46425" w:rsidR="00B80442" w:rsidRDefault="00B80442">
      <w:pPr>
        <w:spacing w:after="200" w:line="276" w:lineRule="auto"/>
        <w:jc w:val="left"/>
      </w:pPr>
    </w:p>
    <w:tbl>
      <w:tblPr>
        <w:tblpPr w:leftFromText="180" w:rightFromText="180" w:vertAnchor="text" w:horzAnchor="page" w:tblpX="94" w:tblpY="497"/>
        <w:tblW w:w="12089" w:type="dxa"/>
        <w:tblLook w:val="04A0" w:firstRow="1" w:lastRow="0" w:firstColumn="1" w:lastColumn="0" w:noHBand="0" w:noVBand="1"/>
      </w:tblPr>
      <w:tblGrid>
        <w:gridCol w:w="1365"/>
        <w:gridCol w:w="937"/>
        <w:gridCol w:w="1291"/>
        <w:gridCol w:w="271"/>
        <w:gridCol w:w="937"/>
        <w:gridCol w:w="1291"/>
        <w:gridCol w:w="271"/>
        <w:gridCol w:w="937"/>
        <w:gridCol w:w="1291"/>
        <w:gridCol w:w="271"/>
        <w:gridCol w:w="937"/>
        <w:gridCol w:w="1291"/>
        <w:gridCol w:w="999"/>
      </w:tblGrid>
      <w:tr w:rsidR="00952AF6" w:rsidRPr="00952AF6" w14:paraId="3944A380" w14:textId="77777777" w:rsidTr="00952AF6">
        <w:trPr>
          <w:trHeight w:val="330"/>
          <w:ins w:id="173" w:author="Yifan Wang" w:date="2023-01-31T13:46:00Z"/>
        </w:trPr>
        <w:tc>
          <w:tcPr>
            <w:tcW w:w="1365" w:type="dxa"/>
            <w:vMerge w:val="restart"/>
            <w:tcBorders>
              <w:top w:val="single" w:sz="12" w:space="0" w:color="auto"/>
              <w:left w:val="nil"/>
              <w:bottom w:val="single" w:sz="8" w:space="0" w:color="000000"/>
              <w:right w:val="nil"/>
            </w:tcBorders>
            <w:shd w:val="clear" w:color="auto" w:fill="auto"/>
            <w:noWrap/>
            <w:vAlign w:val="center"/>
            <w:hideMark/>
          </w:tcPr>
          <w:p w14:paraId="3373ED82" w14:textId="77777777" w:rsidR="00952AF6" w:rsidRPr="00952AF6" w:rsidRDefault="00952AF6" w:rsidP="00952AF6">
            <w:pPr>
              <w:spacing w:after="0" w:line="240" w:lineRule="auto"/>
              <w:jc w:val="center"/>
              <w:rPr>
                <w:ins w:id="174" w:author="Yifan Wang" w:date="2023-01-31T13:46:00Z"/>
                <w:rFonts w:eastAsia="Times New Roman"/>
                <w:b/>
                <w:bCs/>
                <w:color w:val="000000"/>
              </w:rPr>
            </w:pPr>
            <w:ins w:id="175" w:author="Yifan Wang" w:date="2023-01-31T13:46:00Z">
              <w:r w:rsidRPr="00952AF6">
                <w:rPr>
                  <w:rFonts w:eastAsia="Times New Roman"/>
                  <w:b/>
                  <w:bCs/>
                  <w:color w:val="000000"/>
                </w:rPr>
                <w:t>Location</w:t>
              </w:r>
            </w:ins>
          </w:p>
        </w:tc>
        <w:tc>
          <w:tcPr>
            <w:tcW w:w="9725" w:type="dxa"/>
            <w:gridSpan w:val="11"/>
            <w:tcBorders>
              <w:top w:val="single" w:sz="12" w:space="0" w:color="auto"/>
              <w:left w:val="nil"/>
              <w:bottom w:val="single" w:sz="8" w:space="0" w:color="auto"/>
              <w:right w:val="nil"/>
            </w:tcBorders>
            <w:shd w:val="clear" w:color="auto" w:fill="auto"/>
            <w:noWrap/>
            <w:vAlign w:val="center"/>
            <w:hideMark/>
          </w:tcPr>
          <w:p w14:paraId="016B6707" w14:textId="77777777" w:rsidR="00952AF6" w:rsidRPr="00952AF6" w:rsidRDefault="00952AF6" w:rsidP="00952AF6">
            <w:pPr>
              <w:spacing w:after="0" w:line="240" w:lineRule="auto"/>
              <w:jc w:val="center"/>
              <w:rPr>
                <w:ins w:id="176" w:author="Yifan Wang" w:date="2023-01-31T13:46:00Z"/>
                <w:rFonts w:eastAsia="Times New Roman"/>
                <w:b/>
                <w:bCs/>
                <w:color w:val="000000"/>
              </w:rPr>
            </w:pPr>
            <w:ins w:id="177" w:author="Yifan Wang" w:date="2023-01-31T13:46:00Z">
              <w:r w:rsidRPr="00952AF6">
                <w:rPr>
                  <w:rFonts w:eastAsia="Times New Roman"/>
                  <w:b/>
                  <w:bCs/>
                  <w:color w:val="000000"/>
                </w:rPr>
                <w:t>Species</w:t>
              </w:r>
            </w:ins>
          </w:p>
        </w:tc>
        <w:tc>
          <w:tcPr>
            <w:tcW w:w="999" w:type="dxa"/>
            <w:vMerge w:val="restart"/>
            <w:tcBorders>
              <w:top w:val="single" w:sz="12" w:space="0" w:color="auto"/>
              <w:left w:val="nil"/>
              <w:bottom w:val="single" w:sz="8" w:space="0" w:color="000000"/>
              <w:right w:val="nil"/>
            </w:tcBorders>
            <w:shd w:val="clear" w:color="auto" w:fill="auto"/>
            <w:vAlign w:val="center"/>
            <w:hideMark/>
          </w:tcPr>
          <w:p w14:paraId="105C2002" w14:textId="77777777" w:rsidR="00952AF6" w:rsidRPr="00952AF6" w:rsidRDefault="00952AF6" w:rsidP="00952AF6">
            <w:pPr>
              <w:spacing w:after="0" w:line="240" w:lineRule="auto"/>
              <w:jc w:val="center"/>
              <w:rPr>
                <w:ins w:id="178" w:author="Yifan Wang" w:date="2023-01-31T13:46:00Z"/>
                <w:rFonts w:eastAsia="Times New Roman"/>
                <w:b/>
                <w:bCs/>
                <w:color w:val="000000"/>
              </w:rPr>
            </w:pPr>
            <w:ins w:id="179" w:author="Yifan Wang" w:date="2023-01-31T13:46:00Z">
              <w:r w:rsidRPr="00952AF6">
                <w:rPr>
                  <w:rFonts w:eastAsia="Times New Roman"/>
                  <w:b/>
                  <w:bCs/>
                  <w:color w:val="000000"/>
                </w:rPr>
                <w:t xml:space="preserve">Total Number </w:t>
              </w:r>
            </w:ins>
          </w:p>
        </w:tc>
      </w:tr>
      <w:tr w:rsidR="00952AF6" w:rsidRPr="00952AF6" w14:paraId="34BF10AB" w14:textId="77777777" w:rsidTr="00952AF6">
        <w:trPr>
          <w:trHeight w:val="315"/>
          <w:ins w:id="180" w:author="Yifan Wang" w:date="2023-01-31T13:46:00Z"/>
        </w:trPr>
        <w:tc>
          <w:tcPr>
            <w:tcW w:w="1365" w:type="dxa"/>
            <w:vMerge/>
            <w:tcBorders>
              <w:top w:val="single" w:sz="12" w:space="0" w:color="auto"/>
              <w:left w:val="nil"/>
              <w:bottom w:val="single" w:sz="8" w:space="0" w:color="000000"/>
              <w:right w:val="nil"/>
            </w:tcBorders>
            <w:vAlign w:val="center"/>
            <w:hideMark/>
          </w:tcPr>
          <w:p w14:paraId="19414260" w14:textId="77777777" w:rsidR="00952AF6" w:rsidRPr="00952AF6" w:rsidRDefault="00952AF6" w:rsidP="00952AF6">
            <w:pPr>
              <w:spacing w:after="0" w:line="240" w:lineRule="auto"/>
              <w:jc w:val="left"/>
              <w:rPr>
                <w:ins w:id="181" w:author="Yifan Wang" w:date="2023-01-31T13:46:00Z"/>
                <w:rFonts w:eastAsia="Times New Roman"/>
                <w:b/>
                <w:b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779C2900" w14:textId="77777777" w:rsidR="00952AF6" w:rsidRPr="00952AF6" w:rsidRDefault="00952AF6" w:rsidP="00952AF6">
            <w:pPr>
              <w:spacing w:after="0" w:line="240" w:lineRule="auto"/>
              <w:jc w:val="center"/>
              <w:rPr>
                <w:ins w:id="182" w:author="Yifan Wang" w:date="2023-01-31T13:46:00Z"/>
                <w:rFonts w:eastAsia="Times New Roman"/>
                <w:i/>
                <w:iCs/>
                <w:color w:val="000000"/>
              </w:rPr>
            </w:pPr>
            <w:ins w:id="183" w:author="Yifan Wang" w:date="2023-01-31T13:46:00Z">
              <w:r w:rsidRPr="00952AF6">
                <w:rPr>
                  <w:rFonts w:eastAsia="Times New Roman"/>
                  <w:i/>
                  <w:iCs/>
                  <w:color w:val="000000"/>
                </w:rPr>
                <w:t>Aedes albopictus</w:t>
              </w:r>
            </w:ins>
          </w:p>
        </w:tc>
        <w:tc>
          <w:tcPr>
            <w:tcW w:w="271" w:type="dxa"/>
            <w:tcBorders>
              <w:top w:val="nil"/>
              <w:left w:val="nil"/>
              <w:bottom w:val="nil"/>
              <w:right w:val="nil"/>
            </w:tcBorders>
            <w:shd w:val="clear" w:color="auto" w:fill="auto"/>
            <w:noWrap/>
            <w:vAlign w:val="center"/>
            <w:hideMark/>
          </w:tcPr>
          <w:p w14:paraId="3CDDD3D2" w14:textId="77777777" w:rsidR="00952AF6" w:rsidRPr="00952AF6" w:rsidRDefault="00952AF6" w:rsidP="00952AF6">
            <w:pPr>
              <w:spacing w:after="0" w:line="240" w:lineRule="auto"/>
              <w:jc w:val="center"/>
              <w:rPr>
                <w:ins w:id="184"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513EBA5" w14:textId="77777777" w:rsidR="00952AF6" w:rsidRPr="00952AF6" w:rsidRDefault="00952AF6" w:rsidP="00952AF6">
            <w:pPr>
              <w:spacing w:after="0" w:line="240" w:lineRule="auto"/>
              <w:jc w:val="center"/>
              <w:rPr>
                <w:ins w:id="185" w:author="Yifan Wang" w:date="2023-01-31T13:46:00Z"/>
                <w:rFonts w:eastAsia="Times New Roman"/>
                <w:i/>
                <w:iCs/>
                <w:color w:val="000000"/>
              </w:rPr>
            </w:pPr>
            <w:ins w:id="186" w:author="Yifan Wang" w:date="2023-01-31T13:46:00Z">
              <w:r w:rsidRPr="00952AF6">
                <w:rPr>
                  <w:rFonts w:eastAsia="Times New Roman"/>
                  <w:i/>
                  <w:iCs/>
                  <w:color w:val="000000"/>
                </w:rPr>
                <w:t>Aedes triseriatus</w:t>
              </w:r>
            </w:ins>
          </w:p>
        </w:tc>
        <w:tc>
          <w:tcPr>
            <w:tcW w:w="271" w:type="dxa"/>
            <w:tcBorders>
              <w:top w:val="nil"/>
              <w:left w:val="nil"/>
              <w:bottom w:val="nil"/>
              <w:right w:val="nil"/>
            </w:tcBorders>
            <w:shd w:val="clear" w:color="auto" w:fill="auto"/>
            <w:noWrap/>
            <w:vAlign w:val="center"/>
            <w:hideMark/>
          </w:tcPr>
          <w:p w14:paraId="0843CFF1" w14:textId="77777777" w:rsidR="00952AF6" w:rsidRPr="00952AF6" w:rsidRDefault="00952AF6" w:rsidP="00952AF6">
            <w:pPr>
              <w:spacing w:after="0" w:line="240" w:lineRule="auto"/>
              <w:jc w:val="center"/>
              <w:rPr>
                <w:ins w:id="187"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2C8D1077" w14:textId="77777777" w:rsidR="00952AF6" w:rsidRPr="00952AF6" w:rsidRDefault="00952AF6" w:rsidP="00952AF6">
            <w:pPr>
              <w:spacing w:after="0" w:line="240" w:lineRule="auto"/>
              <w:jc w:val="center"/>
              <w:rPr>
                <w:ins w:id="188" w:author="Yifan Wang" w:date="2023-01-31T13:46:00Z"/>
                <w:rFonts w:eastAsia="Times New Roman"/>
                <w:i/>
                <w:iCs/>
                <w:color w:val="000000"/>
              </w:rPr>
            </w:pPr>
            <w:ins w:id="189" w:author="Yifan Wang" w:date="2023-01-31T13:46:00Z">
              <w:r w:rsidRPr="00952AF6">
                <w:rPr>
                  <w:rFonts w:eastAsia="Times New Roman"/>
                  <w:i/>
                  <w:iCs/>
                  <w:color w:val="000000"/>
                </w:rPr>
                <w:t>Aedes japonicus</w:t>
              </w:r>
            </w:ins>
          </w:p>
        </w:tc>
        <w:tc>
          <w:tcPr>
            <w:tcW w:w="271" w:type="dxa"/>
            <w:tcBorders>
              <w:top w:val="nil"/>
              <w:left w:val="nil"/>
              <w:bottom w:val="nil"/>
              <w:right w:val="nil"/>
            </w:tcBorders>
            <w:shd w:val="clear" w:color="auto" w:fill="auto"/>
            <w:noWrap/>
            <w:vAlign w:val="center"/>
            <w:hideMark/>
          </w:tcPr>
          <w:p w14:paraId="3ABD7CBF" w14:textId="77777777" w:rsidR="00952AF6" w:rsidRPr="00952AF6" w:rsidRDefault="00952AF6" w:rsidP="00952AF6">
            <w:pPr>
              <w:spacing w:after="0" w:line="240" w:lineRule="auto"/>
              <w:jc w:val="center"/>
              <w:rPr>
                <w:ins w:id="190" w:author="Yifan Wang" w:date="2023-01-31T13:46:00Z"/>
                <w:rFonts w:eastAsia="Times New Roman"/>
                <w:i/>
                <w:iCs/>
                <w:color w:val="000000"/>
              </w:rPr>
            </w:pPr>
          </w:p>
        </w:tc>
        <w:tc>
          <w:tcPr>
            <w:tcW w:w="2228" w:type="dxa"/>
            <w:gridSpan w:val="2"/>
            <w:tcBorders>
              <w:top w:val="single" w:sz="8" w:space="0" w:color="auto"/>
              <w:left w:val="nil"/>
              <w:bottom w:val="nil"/>
              <w:right w:val="nil"/>
            </w:tcBorders>
            <w:shd w:val="clear" w:color="auto" w:fill="auto"/>
            <w:noWrap/>
            <w:vAlign w:val="center"/>
            <w:hideMark/>
          </w:tcPr>
          <w:p w14:paraId="12678B39" w14:textId="77777777" w:rsidR="00952AF6" w:rsidRPr="00952AF6" w:rsidRDefault="00952AF6" w:rsidP="00952AF6">
            <w:pPr>
              <w:spacing w:after="0" w:line="240" w:lineRule="auto"/>
              <w:jc w:val="center"/>
              <w:rPr>
                <w:ins w:id="191" w:author="Yifan Wang" w:date="2023-01-31T13:46:00Z"/>
                <w:rFonts w:eastAsia="Times New Roman"/>
                <w:i/>
                <w:iCs/>
                <w:color w:val="000000"/>
              </w:rPr>
            </w:pPr>
            <w:ins w:id="192" w:author="Yifan Wang" w:date="2023-01-31T13:46:00Z">
              <w:r w:rsidRPr="00952AF6">
                <w:rPr>
                  <w:rFonts w:eastAsia="Times New Roman"/>
                  <w:i/>
                  <w:iCs/>
                  <w:color w:val="000000"/>
                </w:rPr>
                <w:t>Aedes aegypti</w:t>
              </w:r>
            </w:ins>
          </w:p>
        </w:tc>
        <w:tc>
          <w:tcPr>
            <w:tcW w:w="999" w:type="dxa"/>
            <w:vMerge/>
            <w:tcBorders>
              <w:top w:val="single" w:sz="12" w:space="0" w:color="auto"/>
              <w:left w:val="nil"/>
              <w:bottom w:val="single" w:sz="8" w:space="0" w:color="000000"/>
              <w:right w:val="nil"/>
            </w:tcBorders>
            <w:vAlign w:val="center"/>
            <w:hideMark/>
          </w:tcPr>
          <w:p w14:paraId="2954C966" w14:textId="77777777" w:rsidR="00952AF6" w:rsidRPr="00952AF6" w:rsidRDefault="00952AF6" w:rsidP="00952AF6">
            <w:pPr>
              <w:spacing w:after="0" w:line="240" w:lineRule="auto"/>
              <w:jc w:val="left"/>
              <w:rPr>
                <w:ins w:id="193" w:author="Yifan Wang" w:date="2023-01-31T13:46:00Z"/>
                <w:rFonts w:eastAsia="Times New Roman"/>
                <w:b/>
                <w:bCs/>
                <w:color w:val="000000"/>
              </w:rPr>
            </w:pPr>
          </w:p>
        </w:tc>
      </w:tr>
      <w:tr w:rsidR="00952AF6" w:rsidRPr="00952AF6" w14:paraId="147EE041" w14:textId="77777777" w:rsidTr="00952AF6">
        <w:trPr>
          <w:trHeight w:val="330"/>
          <w:ins w:id="194" w:author="Yifan Wang" w:date="2023-01-31T13:46:00Z"/>
        </w:trPr>
        <w:tc>
          <w:tcPr>
            <w:tcW w:w="1365" w:type="dxa"/>
            <w:vMerge/>
            <w:tcBorders>
              <w:top w:val="single" w:sz="12" w:space="0" w:color="auto"/>
              <w:left w:val="nil"/>
              <w:bottom w:val="single" w:sz="8" w:space="0" w:color="000000"/>
              <w:right w:val="nil"/>
            </w:tcBorders>
            <w:vAlign w:val="center"/>
            <w:hideMark/>
          </w:tcPr>
          <w:p w14:paraId="20EF35F5" w14:textId="77777777" w:rsidR="00952AF6" w:rsidRPr="00952AF6" w:rsidRDefault="00952AF6" w:rsidP="00952AF6">
            <w:pPr>
              <w:spacing w:after="0" w:line="240" w:lineRule="auto"/>
              <w:jc w:val="left"/>
              <w:rPr>
                <w:ins w:id="195" w:author="Yifan Wang" w:date="2023-01-31T13:46:00Z"/>
                <w:rFonts w:eastAsia="Times New Roman"/>
                <w:b/>
                <w:bCs/>
                <w:color w:val="000000"/>
              </w:rPr>
            </w:pPr>
          </w:p>
        </w:tc>
        <w:tc>
          <w:tcPr>
            <w:tcW w:w="937" w:type="dxa"/>
            <w:tcBorders>
              <w:top w:val="nil"/>
              <w:left w:val="nil"/>
              <w:bottom w:val="single" w:sz="8" w:space="0" w:color="auto"/>
              <w:right w:val="nil"/>
            </w:tcBorders>
            <w:shd w:val="clear" w:color="auto" w:fill="auto"/>
            <w:noWrap/>
            <w:vAlign w:val="center"/>
            <w:hideMark/>
          </w:tcPr>
          <w:p w14:paraId="13F5B692" w14:textId="77777777" w:rsidR="00952AF6" w:rsidRPr="00952AF6" w:rsidRDefault="00952AF6" w:rsidP="00952AF6">
            <w:pPr>
              <w:spacing w:after="0" w:line="240" w:lineRule="auto"/>
              <w:jc w:val="center"/>
              <w:rPr>
                <w:ins w:id="196" w:author="Yifan Wang" w:date="2023-01-31T13:46:00Z"/>
                <w:rFonts w:eastAsia="Times New Roman"/>
                <w:color w:val="000000"/>
              </w:rPr>
            </w:pPr>
            <w:ins w:id="197"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5469CC37" w14:textId="77777777" w:rsidR="00952AF6" w:rsidRPr="00952AF6" w:rsidRDefault="00952AF6" w:rsidP="00952AF6">
            <w:pPr>
              <w:spacing w:after="0" w:line="240" w:lineRule="auto"/>
              <w:jc w:val="center"/>
              <w:rPr>
                <w:ins w:id="198" w:author="Yifan Wang" w:date="2023-01-31T13:46:00Z"/>
                <w:rFonts w:eastAsia="Times New Roman"/>
                <w:color w:val="000000"/>
              </w:rPr>
            </w:pPr>
            <w:ins w:id="199"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79CC3743" w14:textId="77777777" w:rsidR="00952AF6" w:rsidRPr="00952AF6" w:rsidRDefault="00952AF6" w:rsidP="00952AF6">
            <w:pPr>
              <w:spacing w:after="0" w:line="240" w:lineRule="auto"/>
              <w:jc w:val="center"/>
              <w:rPr>
                <w:ins w:id="200"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2A710B03" w14:textId="77777777" w:rsidR="00952AF6" w:rsidRPr="00952AF6" w:rsidRDefault="00952AF6" w:rsidP="00952AF6">
            <w:pPr>
              <w:spacing w:after="0" w:line="240" w:lineRule="auto"/>
              <w:jc w:val="center"/>
              <w:rPr>
                <w:ins w:id="201" w:author="Yifan Wang" w:date="2023-01-31T13:46:00Z"/>
                <w:rFonts w:eastAsia="Times New Roman"/>
                <w:color w:val="000000"/>
              </w:rPr>
            </w:pPr>
            <w:ins w:id="202"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4DC04DBA" w14:textId="77777777" w:rsidR="00952AF6" w:rsidRPr="00952AF6" w:rsidRDefault="00952AF6" w:rsidP="00952AF6">
            <w:pPr>
              <w:spacing w:after="0" w:line="240" w:lineRule="auto"/>
              <w:jc w:val="center"/>
              <w:rPr>
                <w:ins w:id="203" w:author="Yifan Wang" w:date="2023-01-31T13:46:00Z"/>
                <w:rFonts w:eastAsia="Times New Roman"/>
                <w:color w:val="000000"/>
              </w:rPr>
            </w:pPr>
            <w:ins w:id="204"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6572B807" w14:textId="77777777" w:rsidR="00952AF6" w:rsidRPr="00952AF6" w:rsidRDefault="00952AF6" w:rsidP="00952AF6">
            <w:pPr>
              <w:spacing w:after="0" w:line="240" w:lineRule="auto"/>
              <w:jc w:val="center"/>
              <w:rPr>
                <w:ins w:id="205"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7D0ACE1D" w14:textId="77777777" w:rsidR="00952AF6" w:rsidRPr="00952AF6" w:rsidRDefault="00952AF6" w:rsidP="00952AF6">
            <w:pPr>
              <w:spacing w:after="0" w:line="240" w:lineRule="auto"/>
              <w:jc w:val="center"/>
              <w:rPr>
                <w:ins w:id="206" w:author="Yifan Wang" w:date="2023-01-31T13:46:00Z"/>
                <w:rFonts w:eastAsia="Times New Roman"/>
                <w:color w:val="000000"/>
              </w:rPr>
            </w:pPr>
            <w:ins w:id="207"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22922C1E" w14:textId="77777777" w:rsidR="00952AF6" w:rsidRPr="00952AF6" w:rsidRDefault="00952AF6" w:rsidP="00952AF6">
            <w:pPr>
              <w:spacing w:after="0" w:line="240" w:lineRule="auto"/>
              <w:jc w:val="center"/>
              <w:rPr>
                <w:ins w:id="208" w:author="Yifan Wang" w:date="2023-01-31T13:46:00Z"/>
                <w:rFonts w:eastAsia="Times New Roman"/>
                <w:color w:val="000000"/>
              </w:rPr>
            </w:pPr>
            <w:ins w:id="209" w:author="Yifan Wang" w:date="2023-01-31T13:46:00Z">
              <w:r w:rsidRPr="00952AF6">
                <w:rPr>
                  <w:rFonts w:eastAsia="Times New Roman"/>
                  <w:color w:val="000000"/>
                </w:rPr>
                <w:t>Percentage*</w:t>
              </w:r>
            </w:ins>
          </w:p>
        </w:tc>
        <w:tc>
          <w:tcPr>
            <w:tcW w:w="271" w:type="dxa"/>
            <w:tcBorders>
              <w:top w:val="nil"/>
              <w:left w:val="nil"/>
              <w:bottom w:val="nil"/>
              <w:right w:val="nil"/>
            </w:tcBorders>
            <w:shd w:val="clear" w:color="auto" w:fill="auto"/>
            <w:noWrap/>
            <w:vAlign w:val="center"/>
            <w:hideMark/>
          </w:tcPr>
          <w:p w14:paraId="5CB33EDB" w14:textId="77777777" w:rsidR="00952AF6" w:rsidRPr="00952AF6" w:rsidRDefault="00952AF6" w:rsidP="00952AF6">
            <w:pPr>
              <w:spacing w:after="0" w:line="240" w:lineRule="auto"/>
              <w:jc w:val="center"/>
              <w:rPr>
                <w:ins w:id="210" w:author="Yifan Wang" w:date="2023-01-31T13:46:00Z"/>
                <w:rFonts w:eastAsia="Times New Roman"/>
                <w:color w:val="000000"/>
              </w:rPr>
            </w:pPr>
          </w:p>
        </w:tc>
        <w:tc>
          <w:tcPr>
            <w:tcW w:w="937" w:type="dxa"/>
            <w:tcBorders>
              <w:top w:val="nil"/>
              <w:left w:val="nil"/>
              <w:bottom w:val="single" w:sz="8" w:space="0" w:color="auto"/>
              <w:right w:val="nil"/>
            </w:tcBorders>
            <w:shd w:val="clear" w:color="auto" w:fill="auto"/>
            <w:noWrap/>
            <w:vAlign w:val="center"/>
            <w:hideMark/>
          </w:tcPr>
          <w:p w14:paraId="637F4E18" w14:textId="77777777" w:rsidR="00952AF6" w:rsidRPr="00952AF6" w:rsidRDefault="00952AF6" w:rsidP="00952AF6">
            <w:pPr>
              <w:spacing w:after="0" w:line="240" w:lineRule="auto"/>
              <w:jc w:val="center"/>
              <w:rPr>
                <w:ins w:id="211" w:author="Yifan Wang" w:date="2023-01-31T13:46:00Z"/>
                <w:rFonts w:eastAsia="Times New Roman"/>
                <w:color w:val="000000"/>
              </w:rPr>
            </w:pPr>
            <w:ins w:id="212" w:author="Yifan Wang" w:date="2023-01-31T13:46:00Z">
              <w:r w:rsidRPr="00952AF6">
                <w:rPr>
                  <w:rFonts w:eastAsia="Times New Roman"/>
                  <w:color w:val="000000"/>
                </w:rPr>
                <w:t>Number</w:t>
              </w:r>
            </w:ins>
          </w:p>
        </w:tc>
        <w:tc>
          <w:tcPr>
            <w:tcW w:w="1291" w:type="dxa"/>
            <w:tcBorders>
              <w:top w:val="nil"/>
              <w:left w:val="nil"/>
              <w:bottom w:val="single" w:sz="8" w:space="0" w:color="auto"/>
              <w:right w:val="nil"/>
            </w:tcBorders>
            <w:shd w:val="clear" w:color="auto" w:fill="auto"/>
            <w:noWrap/>
            <w:vAlign w:val="center"/>
            <w:hideMark/>
          </w:tcPr>
          <w:p w14:paraId="25E3D632" w14:textId="77777777" w:rsidR="00952AF6" w:rsidRPr="00952AF6" w:rsidRDefault="00952AF6" w:rsidP="00952AF6">
            <w:pPr>
              <w:spacing w:after="0" w:line="240" w:lineRule="auto"/>
              <w:jc w:val="center"/>
              <w:rPr>
                <w:ins w:id="213" w:author="Yifan Wang" w:date="2023-01-31T13:46:00Z"/>
                <w:rFonts w:eastAsia="Times New Roman"/>
                <w:color w:val="000000"/>
              </w:rPr>
            </w:pPr>
            <w:ins w:id="214" w:author="Yifan Wang" w:date="2023-01-31T13:46:00Z">
              <w:r w:rsidRPr="00952AF6">
                <w:rPr>
                  <w:rFonts w:eastAsia="Times New Roman"/>
                  <w:color w:val="000000"/>
                </w:rPr>
                <w:t>Percentage*</w:t>
              </w:r>
            </w:ins>
          </w:p>
        </w:tc>
        <w:tc>
          <w:tcPr>
            <w:tcW w:w="999" w:type="dxa"/>
            <w:vMerge/>
            <w:tcBorders>
              <w:top w:val="single" w:sz="12" w:space="0" w:color="auto"/>
              <w:left w:val="nil"/>
              <w:bottom w:val="single" w:sz="8" w:space="0" w:color="000000"/>
              <w:right w:val="nil"/>
            </w:tcBorders>
            <w:vAlign w:val="center"/>
            <w:hideMark/>
          </w:tcPr>
          <w:p w14:paraId="309D1016" w14:textId="77777777" w:rsidR="00952AF6" w:rsidRPr="00952AF6" w:rsidRDefault="00952AF6" w:rsidP="00952AF6">
            <w:pPr>
              <w:spacing w:after="0" w:line="240" w:lineRule="auto"/>
              <w:jc w:val="left"/>
              <w:rPr>
                <w:ins w:id="215" w:author="Yifan Wang" w:date="2023-01-31T13:46:00Z"/>
                <w:rFonts w:eastAsia="Times New Roman"/>
                <w:b/>
                <w:bCs/>
                <w:color w:val="000000"/>
              </w:rPr>
            </w:pPr>
          </w:p>
        </w:tc>
      </w:tr>
      <w:tr w:rsidR="00952AF6" w:rsidRPr="00952AF6" w14:paraId="145C2FB0" w14:textId="77777777" w:rsidTr="00952AF6">
        <w:trPr>
          <w:trHeight w:val="315"/>
          <w:ins w:id="216" w:author="Yifan Wang" w:date="2023-01-31T13:46:00Z"/>
        </w:trPr>
        <w:tc>
          <w:tcPr>
            <w:tcW w:w="1365" w:type="dxa"/>
            <w:tcBorders>
              <w:top w:val="nil"/>
              <w:left w:val="nil"/>
              <w:bottom w:val="nil"/>
              <w:right w:val="nil"/>
            </w:tcBorders>
            <w:shd w:val="clear" w:color="auto" w:fill="auto"/>
            <w:noWrap/>
            <w:vAlign w:val="center"/>
            <w:hideMark/>
          </w:tcPr>
          <w:p w14:paraId="626DE34B" w14:textId="77777777" w:rsidR="00952AF6" w:rsidRPr="00952AF6" w:rsidRDefault="00952AF6" w:rsidP="00952AF6">
            <w:pPr>
              <w:spacing w:after="0" w:line="240" w:lineRule="auto"/>
              <w:jc w:val="center"/>
              <w:rPr>
                <w:ins w:id="217" w:author="Yifan Wang" w:date="2023-01-31T13:46:00Z"/>
                <w:rFonts w:eastAsia="Times New Roman"/>
                <w:color w:val="000000"/>
              </w:rPr>
            </w:pPr>
            <w:ins w:id="218" w:author="Yifan Wang" w:date="2023-01-31T13:46:00Z">
              <w:r w:rsidRPr="00952AF6">
                <w:rPr>
                  <w:rFonts w:eastAsia="Times New Roman"/>
                  <w:color w:val="000000"/>
                </w:rPr>
                <w:t>Tuskegee</w:t>
              </w:r>
            </w:ins>
          </w:p>
        </w:tc>
        <w:tc>
          <w:tcPr>
            <w:tcW w:w="937" w:type="dxa"/>
            <w:tcBorders>
              <w:top w:val="nil"/>
              <w:left w:val="nil"/>
              <w:bottom w:val="nil"/>
              <w:right w:val="nil"/>
            </w:tcBorders>
            <w:shd w:val="clear" w:color="auto" w:fill="auto"/>
            <w:noWrap/>
            <w:vAlign w:val="center"/>
            <w:hideMark/>
          </w:tcPr>
          <w:p w14:paraId="2CB5B19A" w14:textId="77777777" w:rsidR="00952AF6" w:rsidRPr="00952AF6" w:rsidRDefault="00952AF6" w:rsidP="00952AF6">
            <w:pPr>
              <w:spacing w:after="0" w:line="240" w:lineRule="auto"/>
              <w:jc w:val="center"/>
              <w:rPr>
                <w:ins w:id="219" w:author="Yifan Wang" w:date="2023-01-31T13:46:00Z"/>
                <w:rFonts w:eastAsia="Times New Roman"/>
                <w:color w:val="000000"/>
              </w:rPr>
            </w:pPr>
            <w:ins w:id="220" w:author="Yifan Wang" w:date="2023-01-31T13:46:00Z">
              <w:r w:rsidRPr="00952AF6">
                <w:rPr>
                  <w:rFonts w:eastAsia="Times New Roman"/>
                  <w:color w:val="000000"/>
                </w:rPr>
                <w:t>7403</w:t>
              </w:r>
            </w:ins>
          </w:p>
        </w:tc>
        <w:tc>
          <w:tcPr>
            <w:tcW w:w="1291" w:type="dxa"/>
            <w:tcBorders>
              <w:top w:val="nil"/>
              <w:left w:val="nil"/>
              <w:bottom w:val="nil"/>
              <w:right w:val="nil"/>
            </w:tcBorders>
            <w:shd w:val="clear" w:color="auto" w:fill="auto"/>
            <w:noWrap/>
            <w:vAlign w:val="center"/>
            <w:hideMark/>
          </w:tcPr>
          <w:p w14:paraId="516B365D" w14:textId="77777777" w:rsidR="00952AF6" w:rsidRPr="00952AF6" w:rsidRDefault="00952AF6" w:rsidP="00952AF6">
            <w:pPr>
              <w:spacing w:after="0" w:line="240" w:lineRule="auto"/>
              <w:jc w:val="center"/>
              <w:rPr>
                <w:ins w:id="221" w:author="Yifan Wang" w:date="2023-01-31T13:46:00Z"/>
                <w:rFonts w:eastAsia="Times New Roman"/>
                <w:color w:val="000000"/>
              </w:rPr>
            </w:pPr>
            <w:ins w:id="222" w:author="Yifan Wang" w:date="2023-01-31T13:46:00Z">
              <w:r w:rsidRPr="00952AF6">
                <w:rPr>
                  <w:rFonts w:eastAsia="Times New Roman"/>
                  <w:color w:val="000000"/>
                </w:rPr>
                <w:t>54.59%</w:t>
              </w:r>
            </w:ins>
          </w:p>
        </w:tc>
        <w:tc>
          <w:tcPr>
            <w:tcW w:w="271" w:type="dxa"/>
            <w:tcBorders>
              <w:top w:val="nil"/>
              <w:left w:val="nil"/>
              <w:bottom w:val="nil"/>
              <w:right w:val="nil"/>
            </w:tcBorders>
            <w:shd w:val="clear" w:color="auto" w:fill="auto"/>
            <w:noWrap/>
            <w:vAlign w:val="center"/>
            <w:hideMark/>
          </w:tcPr>
          <w:p w14:paraId="19116A53" w14:textId="77777777" w:rsidR="00952AF6" w:rsidRPr="00952AF6" w:rsidRDefault="00952AF6" w:rsidP="00952AF6">
            <w:pPr>
              <w:spacing w:after="0" w:line="240" w:lineRule="auto"/>
              <w:jc w:val="center"/>
              <w:rPr>
                <w:ins w:id="223"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C28B224" w14:textId="77777777" w:rsidR="00952AF6" w:rsidRPr="00952AF6" w:rsidRDefault="00952AF6" w:rsidP="00952AF6">
            <w:pPr>
              <w:spacing w:after="0" w:line="240" w:lineRule="auto"/>
              <w:jc w:val="center"/>
              <w:rPr>
                <w:ins w:id="224" w:author="Yifan Wang" w:date="2023-01-31T13:46:00Z"/>
                <w:rFonts w:eastAsia="Times New Roman"/>
                <w:color w:val="000000"/>
              </w:rPr>
            </w:pPr>
            <w:ins w:id="225" w:author="Yifan Wang" w:date="2023-01-31T13:46:00Z">
              <w:r w:rsidRPr="00952AF6">
                <w:rPr>
                  <w:rFonts w:eastAsia="Times New Roman"/>
                  <w:color w:val="000000"/>
                </w:rPr>
                <w:t>1795</w:t>
              </w:r>
            </w:ins>
          </w:p>
        </w:tc>
        <w:tc>
          <w:tcPr>
            <w:tcW w:w="1291" w:type="dxa"/>
            <w:tcBorders>
              <w:top w:val="nil"/>
              <w:left w:val="nil"/>
              <w:bottom w:val="nil"/>
              <w:right w:val="nil"/>
            </w:tcBorders>
            <w:shd w:val="clear" w:color="auto" w:fill="auto"/>
            <w:noWrap/>
            <w:vAlign w:val="center"/>
            <w:hideMark/>
          </w:tcPr>
          <w:p w14:paraId="5046ED90" w14:textId="77777777" w:rsidR="00952AF6" w:rsidRPr="00952AF6" w:rsidRDefault="00952AF6" w:rsidP="00952AF6">
            <w:pPr>
              <w:spacing w:after="0" w:line="240" w:lineRule="auto"/>
              <w:jc w:val="center"/>
              <w:rPr>
                <w:ins w:id="226" w:author="Yifan Wang" w:date="2023-01-31T13:46:00Z"/>
                <w:rFonts w:eastAsia="Times New Roman"/>
                <w:color w:val="000000"/>
              </w:rPr>
            </w:pPr>
            <w:ins w:id="227" w:author="Yifan Wang" w:date="2023-01-31T13:46:00Z">
              <w:r w:rsidRPr="00952AF6">
                <w:rPr>
                  <w:rFonts w:eastAsia="Times New Roman"/>
                  <w:color w:val="000000"/>
                </w:rPr>
                <w:t>13.24%</w:t>
              </w:r>
            </w:ins>
          </w:p>
        </w:tc>
        <w:tc>
          <w:tcPr>
            <w:tcW w:w="271" w:type="dxa"/>
            <w:tcBorders>
              <w:top w:val="nil"/>
              <w:left w:val="nil"/>
              <w:bottom w:val="nil"/>
              <w:right w:val="nil"/>
            </w:tcBorders>
            <w:shd w:val="clear" w:color="auto" w:fill="auto"/>
            <w:noWrap/>
            <w:vAlign w:val="center"/>
            <w:hideMark/>
          </w:tcPr>
          <w:p w14:paraId="4C148906" w14:textId="77777777" w:rsidR="00952AF6" w:rsidRPr="00952AF6" w:rsidRDefault="00952AF6" w:rsidP="00952AF6">
            <w:pPr>
              <w:spacing w:after="0" w:line="240" w:lineRule="auto"/>
              <w:jc w:val="center"/>
              <w:rPr>
                <w:ins w:id="228"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AD9919B" w14:textId="77777777" w:rsidR="00952AF6" w:rsidRPr="00952AF6" w:rsidRDefault="00952AF6" w:rsidP="00952AF6">
            <w:pPr>
              <w:spacing w:after="0" w:line="240" w:lineRule="auto"/>
              <w:jc w:val="center"/>
              <w:rPr>
                <w:ins w:id="229" w:author="Yifan Wang" w:date="2023-01-31T13:46:00Z"/>
                <w:rFonts w:eastAsia="Times New Roman"/>
                <w:color w:val="000000"/>
              </w:rPr>
            </w:pPr>
            <w:ins w:id="230" w:author="Yifan Wang" w:date="2023-01-31T13:46:00Z">
              <w:r w:rsidRPr="00952AF6">
                <w:rPr>
                  <w:rFonts w:eastAsia="Times New Roman"/>
                  <w:color w:val="000000"/>
                </w:rPr>
                <w:t>4363</w:t>
              </w:r>
            </w:ins>
          </w:p>
        </w:tc>
        <w:tc>
          <w:tcPr>
            <w:tcW w:w="1291" w:type="dxa"/>
            <w:tcBorders>
              <w:top w:val="nil"/>
              <w:left w:val="nil"/>
              <w:bottom w:val="nil"/>
              <w:right w:val="nil"/>
            </w:tcBorders>
            <w:shd w:val="clear" w:color="auto" w:fill="auto"/>
            <w:noWrap/>
            <w:vAlign w:val="center"/>
            <w:hideMark/>
          </w:tcPr>
          <w:p w14:paraId="17B3CCC4" w14:textId="77777777" w:rsidR="00952AF6" w:rsidRPr="00952AF6" w:rsidRDefault="00952AF6" w:rsidP="00952AF6">
            <w:pPr>
              <w:spacing w:after="0" w:line="240" w:lineRule="auto"/>
              <w:jc w:val="center"/>
              <w:rPr>
                <w:ins w:id="231" w:author="Yifan Wang" w:date="2023-01-31T13:46:00Z"/>
                <w:rFonts w:eastAsia="Times New Roman"/>
                <w:color w:val="000000"/>
              </w:rPr>
            </w:pPr>
            <w:ins w:id="232" w:author="Yifan Wang" w:date="2023-01-31T13:46:00Z">
              <w:r w:rsidRPr="00952AF6">
                <w:rPr>
                  <w:rFonts w:eastAsia="Times New Roman"/>
                  <w:color w:val="000000"/>
                </w:rPr>
                <w:t>32.17%</w:t>
              </w:r>
            </w:ins>
          </w:p>
        </w:tc>
        <w:tc>
          <w:tcPr>
            <w:tcW w:w="271" w:type="dxa"/>
            <w:tcBorders>
              <w:top w:val="nil"/>
              <w:left w:val="nil"/>
              <w:bottom w:val="nil"/>
              <w:right w:val="nil"/>
            </w:tcBorders>
            <w:shd w:val="clear" w:color="auto" w:fill="auto"/>
            <w:noWrap/>
            <w:vAlign w:val="center"/>
            <w:hideMark/>
          </w:tcPr>
          <w:p w14:paraId="67C32C6E" w14:textId="77777777" w:rsidR="00952AF6" w:rsidRPr="00952AF6" w:rsidRDefault="00952AF6" w:rsidP="00952AF6">
            <w:pPr>
              <w:spacing w:after="0" w:line="240" w:lineRule="auto"/>
              <w:jc w:val="center"/>
              <w:rPr>
                <w:ins w:id="233"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58C5EC3" w14:textId="77777777" w:rsidR="00952AF6" w:rsidRPr="00952AF6" w:rsidRDefault="00952AF6" w:rsidP="00952AF6">
            <w:pPr>
              <w:spacing w:after="0" w:line="240" w:lineRule="auto"/>
              <w:jc w:val="center"/>
              <w:rPr>
                <w:ins w:id="234" w:author="Yifan Wang" w:date="2023-01-31T13:46:00Z"/>
                <w:rFonts w:eastAsia="Times New Roman"/>
                <w:color w:val="000000"/>
              </w:rPr>
            </w:pPr>
            <w:ins w:id="235" w:author="Yifan Wang" w:date="2023-01-31T13:46:00Z">
              <w:r w:rsidRPr="00952AF6">
                <w:rPr>
                  <w:rFonts w:eastAsia="Times New Roman"/>
                  <w:color w:val="000000"/>
                </w:rPr>
                <w:t>1</w:t>
              </w:r>
            </w:ins>
          </w:p>
        </w:tc>
        <w:tc>
          <w:tcPr>
            <w:tcW w:w="1291" w:type="dxa"/>
            <w:tcBorders>
              <w:top w:val="nil"/>
              <w:left w:val="nil"/>
              <w:bottom w:val="nil"/>
              <w:right w:val="nil"/>
            </w:tcBorders>
            <w:shd w:val="clear" w:color="auto" w:fill="auto"/>
            <w:noWrap/>
            <w:vAlign w:val="center"/>
            <w:hideMark/>
          </w:tcPr>
          <w:p w14:paraId="351C40C6" w14:textId="77777777" w:rsidR="00952AF6" w:rsidRPr="00952AF6" w:rsidRDefault="00952AF6" w:rsidP="00952AF6">
            <w:pPr>
              <w:spacing w:after="0" w:line="240" w:lineRule="auto"/>
              <w:jc w:val="center"/>
              <w:rPr>
                <w:ins w:id="236" w:author="Yifan Wang" w:date="2023-01-31T13:46:00Z"/>
                <w:rFonts w:eastAsia="Times New Roman"/>
                <w:color w:val="000000"/>
              </w:rPr>
            </w:pPr>
            <w:ins w:id="237" w:author="Yifan Wang" w:date="2023-01-31T13:46:00Z">
              <w:r w:rsidRPr="00952AF6">
                <w:rPr>
                  <w:rFonts w:eastAsia="Times New Roman"/>
                  <w:color w:val="000000"/>
                </w:rPr>
                <w:t>0.01%</w:t>
              </w:r>
            </w:ins>
          </w:p>
        </w:tc>
        <w:tc>
          <w:tcPr>
            <w:tcW w:w="999" w:type="dxa"/>
            <w:tcBorders>
              <w:top w:val="nil"/>
              <w:left w:val="nil"/>
              <w:bottom w:val="nil"/>
              <w:right w:val="nil"/>
            </w:tcBorders>
            <w:shd w:val="clear" w:color="auto" w:fill="auto"/>
            <w:noWrap/>
            <w:vAlign w:val="center"/>
            <w:hideMark/>
          </w:tcPr>
          <w:p w14:paraId="17EDAEEB" w14:textId="77777777" w:rsidR="00952AF6" w:rsidRPr="00952AF6" w:rsidRDefault="00952AF6" w:rsidP="00952AF6">
            <w:pPr>
              <w:spacing w:after="0" w:line="240" w:lineRule="auto"/>
              <w:jc w:val="center"/>
              <w:rPr>
                <w:ins w:id="238" w:author="Yifan Wang" w:date="2023-01-31T13:46:00Z"/>
                <w:rFonts w:eastAsia="Times New Roman"/>
                <w:color w:val="000000"/>
              </w:rPr>
            </w:pPr>
            <w:ins w:id="239" w:author="Yifan Wang" w:date="2023-01-31T13:46:00Z">
              <w:r w:rsidRPr="00952AF6">
                <w:rPr>
                  <w:rFonts w:eastAsia="Times New Roman"/>
                  <w:color w:val="000000"/>
                </w:rPr>
                <w:t xml:space="preserve">13562 </w:t>
              </w:r>
            </w:ins>
          </w:p>
        </w:tc>
      </w:tr>
      <w:tr w:rsidR="00952AF6" w:rsidRPr="00952AF6" w14:paraId="1F788EF3" w14:textId="77777777" w:rsidTr="00952AF6">
        <w:trPr>
          <w:trHeight w:val="315"/>
          <w:ins w:id="240" w:author="Yifan Wang" w:date="2023-01-31T13:46:00Z"/>
        </w:trPr>
        <w:tc>
          <w:tcPr>
            <w:tcW w:w="1365" w:type="dxa"/>
            <w:tcBorders>
              <w:top w:val="nil"/>
              <w:left w:val="nil"/>
              <w:bottom w:val="nil"/>
              <w:right w:val="nil"/>
            </w:tcBorders>
            <w:shd w:val="clear" w:color="auto" w:fill="auto"/>
            <w:noWrap/>
            <w:vAlign w:val="center"/>
            <w:hideMark/>
          </w:tcPr>
          <w:p w14:paraId="2F9E1CE6" w14:textId="77777777" w:rsidR="00952AF6" w:rsidRPr="00952AF6" w:rsidRDefault="00952AF6" w:rsidP="00952AF6">
            <w:pPr>
              <w:spacing w:after="0" w:line="240" w:lineRule="auto"/>
              <w:jc w:val="center"/>
              <w:rPr>
                <w:ins w:id="241" w:author="Yifan Wang" w:date="2023-01-31T13:46:00Z"/>
                <w:rFonts w:eastAsia="Times New Roman"/>
                <w:color w:val="000000"/>
              </w:rPr>
            </w:pPr>
            <w:ins w:id="242" w:author="Yifan Wang" w:date="2023-01-31T13:46:00Z">
              <w:r w:rsidRPr="00952AF6">
                <w:rPr>
                  <w:rFonts w:eastAsia="Times New Roman"/>
                  <w:color w:val="000000"/>
                </w:rPr>
                <w:t>Montgomery</w:t>
              </w:r>
            </w:ins>
          </w:p>
        </w:tc>
        <w:tc>
          <w:tcPr>
            <w:tcW w:w="937" w:type="dxa"/>
            <w:tcBorders>
              <w:top w:val="nil"/>
              <w:left w:val="nil"/>
              <w:bottom w:val="nil"/>
              <w:right w:val="nil"/>
            </w:tcBorders>
            <w:shd w:val="clear" w:color="auto" w:fill="auto"/>
            <w:noWrap/>
            <w:vAlign w:val="center"/>
            <w:hideMark/>
          </w:tcPr>
          <w:p w14:paraId="5FC7729A" w14:textId="77777777" w:rsidR="00952AF6" w:rsidRPr="00952AF6" w:rsidRDefault="00952AF6" w:rsidP="00952AF6">
            <w:pPr>
              <w:spacing w:after="0" w:line="240" w:lineRule="auto"/>
              <w:jc w:val="center"/>
              <w:rPr>
                <w:ins w:id="243" w:author="Yifan Wang" w:date="2023-01-31T13:46:00Z"/>
                <w:rFonts w:eastAsia="Times New Roman"/>
                <w:color w:val="000000"/>
              </w:rPr>
            </w:pPr>
            <w:ins w:id="244" w:author="Yifan Wang" w:date="2023-01-31T13:46:00Z">
              <w:r w:rsidRPr="00952AF6">
                <w:rPr>
                  <w:rFonts w:eastAsia="Times New Roman"/>
                  <w:color w:val="000000"/>
                </w:rPr>
                <w:t>11520</w:t>
              </w:r>
            </w:ins>
          </w:p>
        </w:tc>
        <w:tc>
          <w:tcPr>
            <w:tcW w:w="1291" w:type="dxa"/>
            <w:tcBorders>
              <w:top w:val="nil"/>
              <w:left w:val="nil"/>
              <w:bottom w:val="nil"/>
              <w:right w:val="nil"/>
            </w:tcBorders>
            <w:shd w:val="clear" w:color="auto" w:fill="auto"/>
            <w:noWrap/>
            <w:vAlign w:val="center"/>
            <w:hideMark/>
          </w:tcPr>
          <w:p w14:paraId="01846FFE" w14:textId="77777777" w:rsidR="00952AF6" w:rsidRPr="00952AF6" w:rsidRDefault="00952AF6" w:rsidP="00952AF6">
            <w:pPr>
              <w:spacing w:after="0" w:line="240" w:lineRule="auto"/>
              <w:jc w:val="center"/>
              <w:rPr>
                <w:ins w:id="245" w:author="Yifan Wang" w:date="2023-01-31T13:46:00Z"/>
                <w:rFonts w:eastAsia="Times New Roman"/>
                <w:color w:val="000000"/>
              </w:rPr>
            </w:pPr>
            <w:ins w:id="246" w:author="Yifan Wang" w:date="2023-01-31T13:46:00Z">
              <w:r w:rsidRPr="00952AF6">
                <w:rPr>
                  <w:rFonts w:eastAsia="Times New Roman"/>
                  <w:color w:val="000000"/>
                </w:rPr>
                <w:t>94.40%</w:t>
              </w:r>
            </w:ins>
          </w:p>
        </w:tc>
        <w:tc>
          <w:tcPr>
            <w:tcW w:w="271" w:type="dxa"/>
            <w:tcBorders>
              <w:top w:val="nil"/>
              <w:left w:val="nil"/>
              <w:bottom w:val="nil"/>
              <w:right w:val="nil"/>
            </w:tcBorders>
            <w:shd w:val="clear" w:color="auto" w:fill="auto"/>
            <w:noWrap/>
            <w:vAlign w:val="center"/>
            <w:hideMark/>
          </w:tcPr>
          <w:p w14:paraId="50C901EB" w14:textId="77777777" w:rsidR="00952AF6" w:rsidRPr="00952AF6" w:rsidRDefault="00952AF6" w:rsidP="00952AF6">
            <w:pPr>
              <w:spacing w:after="0" w:line="240" w:lineRule="auto"/>
              <w:jc w:val="center"/>
              <w:rPr>
                <w:ins w:id="247"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A5B7960" w14:textId="77777777" w:rsidR="00952AF6" w:rsidRPr="00952AF6" w:rsidRDefault="00952AF6" w:rsidP="00952AF6">
            <w:pPr>
              <w:spacing w:after="0" w:line="240" w:lineRule="auto"/>
              <w:jc w:val="center"/>
              <w:rPr>
                <w:ins w:id="248" w:author="Yifan Wang" w:date="2023-01-31T13:46:00Z"/>
                <w:rFonts w:eastAsia="Times New Roman"/>
                <w:color w:val="000000"/>
              </w:rPr>
            </w:pPr>
            <w:ins w:id="249" w:author="Yifan Wang" w:date="2023-01-31T13:46:00Z">
              <w:r w:rsidRPr="00952AF6">
                <w:rPr>
                  <w:rFonts w:eastAsia="Times New Roman"/>
                  <w:color w:val="000000"/>
                </w:rPr>
                <w:t>536</w:t>
              </w:r>
            </w:ins>
          </w:p>
        </w:tc>
        <w:tc>
          <w:tcPr>
            <w:tcW w:w="1291" w:type="dxa"/>
            <w:tcBorders>
              <w:top w:val="nil"/>
              <w:left w:val="nil"/>
              <w:bottom w:val="nil"/>
              <w:right w:val="nil"/>
            </w:tcBorders>
            <w:shd w:val="clear" w:color="auto" w:fill="auto"/>
            <w:noWrap/>
            <w:vAlign w:val="center"/>
            <w:hideMark/>
          </w:tcPr>
          <w:p w14:paraId="324C377C" w14:textId="77777777" w:rsidR="00952AF6" w:rsidRPr="00952AF6" w:rsidRDefault="00952AF6" w:rsidP="00952AF6">
            <w:pPr>
              <w:spacing w:after="0" w:line="240" w:lineRule="auto"/>
              <w:jc w:val="center"/>
              <w:rPr>
                <w:ins w:id="250" w:author="Yifan Wang" w:date="2023-01-31T13:46:00Z"/>
                <w:rFonts w:eastAsia="Times New Roman"/>
                <w:color w:val="000000"/>
              </w:rPr>
            </w:pPr>
            <w:ins w:id="251" w:author="Yifan Wang" w:date="2023-01-31T13:46:00Z">
              <w:r w:rsidRPr="00952AF6">
                <w:rPr>
                  <w:rFonts w:eastAsia="Times New Roman"/>
                  <w:color w:val="000000"/>
                </w:rPr>
                <w:t>4.39%</w:t>
              </w:r>
            </w:ins>
          </w:p>
        </w:tc>
        <w:tc>
          <w:tcPr>
            <w:tcW w:w="271" w:type="dxa"/>
            <w:tcBorders>
              <w:top w:val="nil"/>
              <w:left w:val="nil"/>
              <w:bottom w:val="nil"/>
              <w:right w:val="nil"/>
            </w:tcBorders>
            <w:shd w:val="clear" w:color="auto" w:fill="auto"/>
            <w:noWrap/>
            <w:vAlign w:val="center"/>
            <w:hideMark/>
          </w:tcPr>
          <w:p w14:paraId="30F96132" w14:textId="77777777" w:rsidR="00952AF6" w:rsidRPr="00952AF6" w:rsidRDefault="00952AF6" w:rsidP="00952AF6">
            <w:pPr>
              <w:spacing w:after="0" w:line="240" w:lineRule="auto"/>
              <w:jc w:val="center"/>
              <w:rPr>
                <w:ins w:id="252"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A128A23" w14:textId="77777777" w:rsidR="00952AF6" w:rsidRPr="00952AF6" w:rsidRDefault="00952AF6" w:rsidP="00952AF6">
            <w:pPr>
              <w:spacing w:after="0" w:line="240" w:lineRule="auto"/>
              <w:jc w:val="center"/>
              <w:rPr>
                <w:ins w:id="253" w:author="Yifan Wang" w:date="2023-01-31T13:46:00Z"/>
                <w:rFonts w:eastAsia="Times New Roman"/>
                <w:color w:val="000000"/>
              </w:rPr>
            </w:pPr>
            <w:ins w:id="254" w:author="Yifan Wang" w:date="2023-01-31T13:46:00Z">
              <w:r w:rsidRPr="00952AF6">
                <w:rPr>
                  <w:rFonts w:eastAsia="Times New Roman"/>
                  <w:color w:val="000000"/>
                </w:rPr>
                <w:t>105</w:t>
              </w:r>
            </w:ins>
          </w:p>
        </w:tc>
        <w:tc>
          <w:tcPr>
            <w:tcW w:w="1291" w:type="dxa"/>
            <w:tcBorders>
              <w:top w:val="nil"/>
              <w:left w:val="nil"/>
              <w:bottom w:val="nil"/>
              <w:right w:val="nil"/>
            </w:tcBorders>
            <w:shd w:val="clear" w:color="auto" w:fill="auto"/>
            <w:noWrap/>
            <w:vAlign w:val="center"/>
            <w:hideMark/>
          </w:tcPr>
          <w:p w14:paraId="644A4BC9" w14:textId="77777777" w:rsidR="00952AF6" w:rsidRPr="00952AF6" w:rsidRDefault="00952AF6" w:rsidP="00952AF6">
            <w:pPr>
              <w:spacing w:after="0" w:line="240" w:lineRule="auto"/>
              <w:jc w:val="center"/>
              <w:rPr>
                <w:ins w:id="255" w:author="Yifan Wang" w:date="2023-01-31T13:46:00Z"/>
                <w:rFonts w:eastAsia="Times New Roman"/>
                <w:color w:val="000000"/>
              </w:rPr>
            </w:pPr>
            <w:ins w:id="256" w:author="Yifan Wang" w:date="2023-01-31T13:46:00Z">
              <w:r w:rsidRPr="00952AF6">
                <w:rPr>
                  <w:rFonts w:eastAsia="Times New Roman"/>
                  <w:color w:val="000000"/>
                </w:rPr>
                <w:t>0.86%</w:t>
              </w:r>
            </w:ins>
          </w:p>
        </w:tc>
        <w:tc>
          <w:tcPr>
            <w:tcW w:w="271" w:type="dxa"/>
            <w:tcBorders>
              <w:top w:val="nil"/>
              <w:left w:val="nil"/>
              <w:bottom w:val="nil"/>
              <w:right w:val="nil"/>
            </w:tcBorders>
            <w:shd w:val="clear" w:color="auto" w:fill="auto"/>
            <w:noWrap/>
            <w:vAlign w:val="center"/>
            <w:hideMark/>
          </w:tcPr>
          <w:p w14:paraId="114A4D84" w14:textId="77777777" w:rsidR="00952AF6" w:rsidRPr="00952AF6" w:rsidRDefault="00952AF6" w:rsidP="00952AF6">
            <w:pPr>
              <w:spacing w:after="0" w:line="240" w:lineRule="auto"/>
              <w:jc w:val="center"/>
              <w:rPr>
                <w:ins w:id="257"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A8C7F37" w14:textId="77777777" w:rsidR="00952AF6" w:rsidRPr="00952AF6" w:rsidRDefault="00952AF6" w:rsidP="00952AF6">
            <w:pPr>
              <w:spacing w:after="0" w:line="240" w:lineRule="auto"/>
              <w:jc w:val="center"/>
              <w:rPr>
                <w:ins w:id="258" w:author="Yifan Wang" w:date="2023-01-31T13:46:00Z"/>
                <w:rFonts w:eastAsia="Times New Roman"/>
                <w:color w:val="000000"/>
              </w:rPr>
            </w:pPr>
            <w:ins w:id="259" w:author="Yifan Wang" w:date="2023-01-31T13:46:00Z">
              <w:r w:rsidRPr="00952AF6">
                <w:rPr>
                  <w:rFonts w:eastAsia="Times New Roman"/>
                  <w:color w:val="000000"/>
                </w:rPr>
                <w:t>42</w:t>
              </w:r>
            </w:ins>
          </w:p>
        </w:tc>
        <w:tc>
          <w:tcPr>
            <w:tcW w:w="1291" w:type="dxa"/>
            <w:tcBorders>
              <w:top w:val="nil"/>
              <w:left w:val="nil"/>
              <w:bottom w:val="nil"/>
              <w:right w:val="nil"/>
            </w:tcBorders>
            <w:shd w:val="clear" w:color="auto" w:fill="auto"/>
            <w:noWrap/>
            <w:vAlign w:val="center"/>
            <w:hideMark/>
          </w:tcPr>
          <w:p w14:paraId="2AF95F03" w14:textId="77777777" w:rsidR="00952AF6" w:rsidRPr="00952AF6" w:rsidRDefault="00952AF6" w:rsidP="00952AF6">
            <w:pPr>
              <w:spacing w:after="0" w:line="240" w:lineRule="auto"/>
              <w:jc w:val="center"/>
              <w:rPr>
                <w:ins w:id="260" w:author="Yifan Wang" w:date="2023-01-31T13:46:00Z"/>
                <w:rFonts w:eastAsia="Times New Roman"/>
                <w:color w:val="000000"/>
              </w:rPr>
            </w:pPr>
            <w:ins w:id="261" w:author="Yifan Wang" w:date="2023-01-31T13:46:00Z">
              <w:r w:rsidRPr="00952AF6">
                <w:rPr>
                  <w:rFonts w:eastAsia="Times New Roman"/>
                  <w:color w:val="000000"/>
                </w:rPr>
                <w:t>0.34%</w:t>
              </w:r>
            </w:ins>
          </w:p>
        </w:tc>
        <w:tc>
          <w:tcPr>
            <w:tcW w:w="999" w:type="dxa"/>
            <w:tcBorders>
              <w:top w:val="nil"/>
              <w:left w:val="nil"/>
              <w:bottom w:val="nil"/>
              <w:right w:val="nil"/>
            </w:tcBorders>
            <w:shd w:val="clear" w:color="auto" w:fill="auto"/>
            <w:noWrap/>
            <w:vAlign w:val="center"/>
            <w:hideMark/>
          </w:tcPr>
          <w:p w14:paraId="3BBEBD7F" w14:textId="77777777" w:rsidR="00952AF6" w:rsidRPr="00952AF6" w:rsidRDefault="00952AF6" w:rsidP="00952AF6">
            <w:pPr>
              <w:spacing w:after="0" w:line="240" w:lineRule="auto"/>
              <w:jc w:val="center"/>
              <w:rPr>
                <w:ins w:id="262" w:author="Yifan Wang" w:date="2023-01-31T13:46:00Z"/>
                <w:rFonts w:eastAsia="Times New Roman"/>
                <w:color w:val="000000"/>
              </w:rPr>
            </w:pPr>
            <w:ins w:id="263" w:author="Yifan Wang" w:date="2023-01-31T13:46:00Z">
              <w:r w:rsidRPr="00952AF6">
                <w:rPr>
                  <w:rFonts w:eastAsia="Times New Roman"/>
                  <w:color w:val="000000"/>
                </w:rPr>
                <w:t xml:space="preserve">12203 </w:t>
              </w:r>
            </w:ins>
          </w:p>
        </w:tc>
      </w:tr>
      <w:tr w:rsidR="00952AF6" w:rsidRPr="00952AF6" w14:paraId="7D4B2AEC" w14:textId="77777777" w:rsidTr="00952AF6">
        <w:trPr>
          <w:trHeight w:val="315"/>
          <w:ins w:id="264" w:author="Yifan Wang" w:date="2023-01-31T13:46:00Z"/>
        </w:trPr>
        <w:tc>
          <w:tcPr>
            <w:tcW w:w="1365" w:type="dxa"/>
            <w:tcBorders>
              <w:top w:val="nil"/>
              <w:left w:val="nil"/>
              <w:bottom w:val="nil"/>
              <w:right w:val="nil"/>
            </w:tcBorders>
            <w:shd w:val="clear" w:color="auto" w:fill="auto"/>
            <w:noWrap/>
            <w:vAlign w:val="center"/>
            <w:hideMark/>
          </w:tcPr>
          <w:p w14:paraId="6F10C3A3" w14:textId="77777777" w:rsidR="00952AF6" w:rsidRPr="00952AF6" w:rsidRDefault="00952AF6" w:rsidP="00952AF6">
            <w:pPr>
              <w:spacing w:after="0" w:line="240" w:lineRule="auto"/>
              <w:jc w:val="center"/>
              <w:rPr>
                <w:ins w:id="265" w:author="Yifan Wang" w:date="2023-01-31T13:46:00Z"/>
                <w:rFonts w:eastAsia="Times New Roman"/>
                <w:color w:val="000000"/>
              </w:rPr>
            </w:pPr>
            <w:ins w:id="266" w:author="Yifan Wang" w:date="2023-01-31T13:46:00Z">
              <w:r w:rsidRPr="00952AF6">
                <w:rPr>
                  <w:rFonts w:eastAsia="Times New Roman"/>
                  <w:color w:val="000000"/>
                </w:rPr>
                <w:t xml:space="preserve">Tuscaloosa </w:t>
              </w:r>
            </w:ins>
          </w:p>
        </w:tc>
        <w:tc>
          <w:tcPr>
            <w:tcW w:w="937" w:type="dxa"/>
            <w:tcBorders>
              <w:top w:val="nil"/>
              <w:left w:val="nil"/>
              <w:bottom w:val="nil"/>
              <w:right w:val="nil"/>
            </w:tcBorders>
            <w:shd w:val="clear" w:color="auto" w:fill="auto"/>
            <w:noWrap/>
            <w:vAlign w:val="center"/>
            <w:hideMark/>
          </w:tcPr>
          <w:p w14:paraId="712E295E" w14:textId="77777777" w:rsidR="00952AF6" w:rsidRPr="00952AF6" w:rsidRDefault="00952AF6" w:rsidP="00952AF6">
            <w:pPr>
              <w:spacing w:after="0" w:line="240" w:lineRule="auto"/>
              <w:jc w:val="center"/>
              <w:rPr>
                <w:ins w:id="267" w:author="Yifan Wang" w:date="2023-01-31T13:46:00Z"/>
                <w:rFonts w:eastAsia="Times New Roman"/>
                <w:color w:val="000000"/>
              </w:rPr>
            </w:pPr>
            <w:ins w:id="268" w:author="Yifan Wang" w:date="2023-01-31T13:46:00Z">
              <w:r w:rsidRPr="00952AF6">
                <w:rPr>
                  <w:rFonts w:eastAsia="Times New Roman"/>
                  <w:color w:val="000000"/>
                </w:rPr>
                <w:t>12642</w:t>
              </w:r>
            </w:ins>
          </w:p>
        </w:tc>
        <w:tc>
          <w:tcPr>
            <w:tcW w:w="1291" w:type="dxa"/>
            <w:tcBorders>
              <w:top w:val="nil"/>
              <w:left w:val="nil"/>
              <w:bottom w:val="nil"/>
              <w:right w:val="nil"/>
            </w:tcBorders>
            <w:shd w:val="clear" w:color="auto" w:fill="auto"/>
            <w:noWrap/>
            <w:vAlign w:val="center"/>
            <w:hideMark/>
          </w:tcPr>
          <w:p w14:paraId="12F5DD62" w14:textId="77777777" w:rsidR="00952AF6" w:rsidRPr="00952AF6" w:rsidRDefault="00952AF6" w:rsidP="00952AF6">
            <w:pPr>
              <w:spacing w:after="0" w:line="240" w:lineRule="auto"/>
              <w:jc w:val="center"/>
              <w:rPr>
                <w:ins w:id="269" w:author="Yifan Wang" w:date="2023-01-31T13:46:00Z"/>
                <w:rFonts w:eastAsia="Times New Roman"/>
                <w:color w:val="000000"/>
              </w:rPr>
            </w:pPr>
            <w:ins w:id="270" w:author="Yifan Wang" w:date="2023-01-31T13:46:00Z">
              <w:r w:rsidRPr="00952AF6">
                <w:rPr>
                  <w:rFonts w:eastAsia="Times New Roman"/>
                  <w:color w:val="000000"/>
                </w:rPr>
                <w:t>91.97%</w:t>
              </w:r>
            </w:ins>
          </w:p>
        </w:tc>
        <w:tc>
          <w:tcPr>
            <w:tcW w:w="271" w:type="dxa"/>
            <w:tcBorders>
              <w:top w:val="nil"/>
              <w:left w:val="nil"/>
              <w:bottom w:val="nil"/>
              <w:right w:val="nil"/>
            </w:tcBorders>
            <w:shd w:val="clear" w:color="auto" w:fill="auto"/>
            <w:noWrap/>
            <w:vAlign w:val="center"/>
            <w:hideMark/>
          </w:tcPr>
          <w:p w14:paraId="7D3AB12B" w14:textId="77777777" w:rsidR="00952AF6" w:rsidRPr="00952AF6" w:rsidRDefault="00952AF6" w:rsidP="00952AF6">
            <w:pPr>
              <w:spacing w:after="0" w:line="240" w:lineRule="auto"/>
              <w:jc w:val="center"/>
              <w:rPr>
                <w:ins w:id="271"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4FABC425" w14:textId="77777777" w:rsidR="00952AF6" w:rsidRPr="00952AF6" w:rsidRDefault="00952AF6" w:rsidP="00952AF6">
            <w:pPr>
              <w:spacing w:after="0" w:line="240" w:lineRule="auto"/>
              <w:jc w:val="center"/>
              <w:rPr>
                <w:ins w:id="272" w:author="Yifan Wang" w:date="2023-01-31T13:46:00Z"/>
                <w:rFonts w:eastAsia="Times New Roman"/>
                <w:color w:val="000000"/>
              </w:rPr>
            </w:pPr>
            <w:ins w:id="273" w:author="Yifan Wang" w:date="2023-01-31T13:46:00Z">
              <w:r w:rsidRPr="00952AF6">
                <w:rPr>
                  <w:rFonts w:eastAsia="Times New Roman"/>
                  <w:color w:val="000000"/>
                </w:rPr>
                <w:t>899</w:t>
              </w:r>
            </w:ins>
          </w:p>
        </w:tc>
        <w:tc>
          <w:tcPr>
            <w:tcW w:w="1291" w:type="dxa"/>
            <w:tcBorders>
              <w:top w:val="nil"/>
              <w:left w:val="nil"/>
              <w:bottom w:val="nil"/>
              <w:right w:val="nil"/>
            </w:tcBorders>
            <w:shd w:val="clear" w:color="auto" w:fill="auto"/>
            <w:noWrap/>
            <w:vAlign w:val="center"/>
            <w:hideMark/>
          </w:tcPr>
          <w:p w14:paraId="0B908D4C" w14:textId="77777777" w:rsidR="00952AF6" w:rsidRPr="00952AF6" w:rsidRDefault="00952AF6" w:rsidP="00952AF6">
            <w:pPr>
              <w:spacing w:after="0" w:line="240" w:lineRule="auto"/>
              <w:jc w:val="center"/>
              <w:rPr>
                <w:ins w:id="274" w:author="Yifan Wang" w:date="2023-01-31T13:46:00Z"/>
                <w:rFonts w:eastAsia="Times New Roman"/>
                <w:color w:val="000000"/>
              </w:rPr>
            </w:pPr>
            <w:ins w:id="275" w:author="Yifan Wang" w:date="2023-01-31T13:46:00Z">
              <w:r w:rsidRPr="00952AF6">
                <w:rPr>
                  <w:rFonts w:eastAsia="Times New Roman"/>
                  <w:color w:val="000000"/>
                </w:rPr>
                <w:t>6.54%</w:t>
              </w:r>
            </w:ins>
          </w:p>
        </w:tc>
        <w:tc>
          <w:tcPr>
            <w:tcW w:w="271" w:type="dxa"/>
            <w:tcBorders>
              <w:top w:val="nil"/>
              <w:left w:val="nil"/>
              <w:bottom w:val="nil"/>
              <w:right w:val="nil"/>
            </w:tcBorders>
            <w:shd w:val="clear" w:color="auto" w:fill="auto"/>
            <w:noWrap/>
            <w:vAlign w:val="center"/>
            <w:hideMark/>
          </w:tcPr>
          <w:p w14:paraId="43894585" w14:textId="77777777" w:rsidR="00952AF6" w:rsidRPr="00952AF6" w:rsidRDefault="00952AF6" w:rsidP="00952AF6">
            <w:pPr>
              <w:spacing w:after="0" w:line="240" w:lineRule="auto"/>
              <w:jc w:val="center"/>
              <w:rPr>
                <w:ins w:id="276"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043CDFE7" w14:textId="77777777" w:rsidR="00952AF6" w:rsidRPr="00952AF6" w:rsidRDefault="00952AF6" w:rsidP="00952AF6">
            <w:pPr>
              <w:spacing w:after="0" w:line="240" w:lineRule="auto"/>
              <w:jc w:val="center"/>
              <w:rPr>
                <w:ins w:id="277" w:author="Yifan Wang" w:date="2023-01-31T13:46:00Z"/>
                <w:rFonts w:eastAsia="Times New Roman"/>
                <w:color w:val="000000"/>
              </w:rPr>
            </w:pPr>
            <w:ins w:id="278" w:author="Yifan Wang" w:date="2023-01-31T13:46:00Z">
              <w:r w:rsidRPr="00952AF6">
                <w:rPr>
                  <w:rFonts w:eastAsia="Times New Roman"/>
                  <w:color w:val="000000"/>
                </w:rPr>
                <w:t>200</w:t>
              </w:r>
            </w:ins>
          </w:p>
        </w:tc>
        <w:tc>
          <w:tcPr>
            <w:tcW w:w="1291" w:type="dxa"/>
            <w:tcBorders>
              <w:top w:val="nil"/>
              <w:left w:val="nil"/>
              <w:bottom w:val="nil"/>
              <w:right w:val="nil"/>
            </w:tcBorders>
            <w:shd w:val="clear" w:color="auto" w:fill="auto"/>
            <w:noWrap/>
            <w:vAlign w:val="center"/>
            <w:hideMark/>
          </w:tcPr>
          <w:p w14:paraId="2E665991" w14:textId="77777777" w:rsidR="00952AF6" w:rsidRPr="00952AF6" w:rsidRDefault="00952AF6" w:rsidP="00952AF6">
            <w:pPr>
              <w:spacing w:after="0" w:line="240" w:lineRule="auto"/>
              <w:jc w:val="center"/>
              <w:rPr>
                <w:ins w:id="279" w:author="Yifan Wang" w:date="2023-01-31T13:46:00Z"/>
                <w:rFonts w:eastAsia="Times New Roman"/>
                <w:color w:val="000000"/>
              </w:rPr>
            </w:pPr>
            <w:ins w:id="280" w:author="Yifan Wang" w:date="2023-01-31T13:46:00Z">
              <w:r w:rsidRPr="00952AF6">
                <w:rPr>
                  <w:rFonts w:eastAsia="Times New Roman"/>
                  <w:color w:val="000000"/>
                </w:rPr>
                <w:t>1.45%</w:t>
              </w:r>
            </w:ins>
          </w:p>
        </w:tc>
        <w:tc>
          <w:tcPr>
            <w:tcW w:w="271" w:type="dxa"/>
            <w:tcBorders>
              <w:top w:val="nil"/>
              <w:left w:val="nil"/>
              <w:bottom w:val="nil"/>
              <w:right w:val="nil"/>
            </w:tcBorders>
            <w:shd w:val="clear" w:color="auto" w:fill="auto"/>
            <w:noWrap/>
            <w:vAlign w:val="center"/>
            <w:hideMark/>
          </w:tcPr>
          <w:p w14:paraId="2786CF71" w14:textId="77777777" w:rsidR="00952AF6" w:rsidRPr="00952AF6" w:rsidRDefault="00952AF6" w:rsidP="00952AF6">
            <w:pPr>
              <w:spacing w:after="0" w:line="240" w:lineRule="auto"/>
              <w:jc w:val="center"/>
              <w:rPr>
                <w:ins w:id="281"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79D0EBA1" w14:textId="77777777" w:rsidR="00952AF6" w:rsidRPr="00952AF6" w:rsidRDefault="00952AF6" w:rsidP="00952AF6">
            <w:pPr>
              <w:spacing w:after="0" w:line="240" w:lineRule="auto"/>
              <w:jc w:val="center"/>
              <w:rPr>
                <w:ins w:id="282" w:author="Yifan Wang" w:date="2023-01-31T13:46:00Z"/>
                <w:rFonts w:eastAsia="Times New Roman"/>
                <w:color w:val="000000"/>
              </w:rPr>
            </w:pPr>
            <w:ins w:id="283" w:author="Yifan Wang" w:date="2023-01-31T13:46:00Z">
              <w:r w:rsidRPr="00952AF6">
                <w:rPr>
                  <w:rFonts w:eastAsia="Times New Roman"/>
                  <w:color w:val="000000"/>
                </w:rPr>
                <w:t>5</w:t>
              </w:r>
            </w:ins>
          </w:p>
        </w:tc>
        <w:tc>
          <w:tcPr>
            <w:tcW w:w="1291" w:type="dxa"/>
            <w:tcBorders>
              <w:top w:val="nil"/>
              <w:left w:val="nil"/>
              <w:bottom w:val="nil"/>
              <w:right w:val="nil"/>
            </w:tcBorders>
            <w:shd w:val="clear" w:color="auto" w:fill="auto"/>
            <w:noWrap/>
            <w:vAlign w:val="center"/>
            <w:hideMark/>
          </w:tcPr>
          <w:p w14:paraId="5EEC6790" w14:textId="77777777" w:rsidR="00952AF6" w:rsidRPr="00952AF6" w:rsidRDefault="00952AF6" w:rsidP="00952AF6">
            <w:pPr>
              <w:spacing w:after="0" w:line="240" w:lineRule="auto"/>
              <w:jc w:val="center"/>
              <w:rPr>
                <w:ins w:id="284" w:author="Yifan Wang" w:date="2023-01-31T13:46:00Z"/>
                <w:rFonts w:eastAsia="Times New Roman"/>
                <w:color w:val="000000"/>
              </w:rPr>
            </w:pPr>
            <w:ins w:id="285" w:author="Yifan Wang" w:date="2023-01-31T13:46:00Z">
              <w:r w:rsidRPr="00952AF6">
                <w:rPr>
                  <w:rFonts w:eastAsia="Times New Roman"/>
                  <w:color w:val="000000"/>
                </w:rPr>
                <w:t>0.04%</w:t>
              </w:r>
            </w:ins>
          </w:p>
        </w:tc>
        <w:tc>
          <w:tcPr>
            <w:tcW w:w="999" w:type="dxa"/>
            <w:tcBorders>
              <w:top w:val="nil"/>
              <w:left w:val="nil"/>
              <w:bottom w:val="nil"/>
              <w:right w:val="nil"/>
            </w:tcBorders>
            <w:shd w:val="clear" w:color="auto" w:fill="auto"/>
            <w:noWrap/>
            <w:vAlign w:val="center"/>
            <w:hideMark/>
          </w:tcPr>
          <w:p w14:paraId="2E4DE4B1" w14:textId="77777777" w:rsidR="00952AF6" w:rsidRPr="00952AF6" w:rsidRDefault="00952AF6" w:rsidP="00952AF6">
            <w:pPr>
              <w:spacing w:after="0" w:line="240" w:lineRule="auto"/>
              <w:jc w:val="center"/>
              <w:rPr>
                <w:ins w:id="286" w:author="Yifan Wang" w:date="2023-01-31T13:46:00Z"/>
                <w:rFonts w:eastAsia="Times New Roman"/>
                <w:color w:val="000000"/>
              </w:rPr>
            </w:pPr>
            <w:ins w:id="287" w:author="Yifan Wang" w:date="2023-01-31T13:46:00Z">
              <w:r w:rsidRPr="00952AF6">
                <w:rPr>
                  <w:rFonts w:eastAsia="Times New Roman"/>
                  <w:color w:val="000000"/>
                </w:rPr>
                <w:t xml:space="preserve">13746 </w:t>
              </w:r>
            </w:ins>
          </w:p>
        </w:tc>
      </w:tr>
      <w:tr w:rsidR="00952AF6" w:rsidRPr="00952AF6" w14:paraId="0F5A8A52" w14:textId="77777777" w:rsidTr="00952AF6">
        <w:trPr>
          <w:trHeight w:val="315"/>
          <w:ins w:id="288" w:author="Yifan Wang" w:date="2023-01-31T13:46:00Z"/>
        </w:trPr>
        <w:tc>
          <w:tcPr>
            <w:tcW w:w="1365" w:type="dxa"/>
            <w:tcBorders>
              <w:top w:val="nil"/>
              <w:left w:val="nil"/>
              <w:bottom w:val="nil"/>
              <w:right w:val="nil"/>
            </w:tcBorders>
            <w:shd w:val="clear" w:color="auto" w:fill="auto"/>
            <w:noWrap/>
            <w:vAlign w:val="center"/>
            <w:hideMark/>
          </w:tcPr>
          <w:p w14:paraId="47BA8AA8" w14:textId="77777777" w:rsidR="00952AF6" w:rsidRPr="00952AF6" w:rsidRDefault="00952AF6" w:rsidP="00952AF6">
            <w:pPr>
              <w:spacing w:after="0" w:line="240" w:lineRule="auto"/>
              <w:jc w:val="center"/>
              <w:rPr>
                <w:ins w:id="289" w:author="Yifan Wang" w:date="2023-01-31T13:46:00Z"/>
                <w:rFonts w:eastAsia="Times New Roman"/>
                <w:color w:val="000000"/>
              </w:rPr>
            </w:pPr>
            <w:proofErr w:type="spellStart"/>
            <w:ins w:id="290" w:author="Yifan Wang" w:date="2023-01-31T13:46:00Z">
              <w:r w:rsidRPr="00952AF6">
                <w:rPr>
                  <w:rFonts w:eastAsia="Times New Roman"/>
                  <w:color w:val="000000"/>
                </w:rPr>
                <w:t>Brimingham</w:t>
              </w:r>
              <w:proofErr w:type="spellEnd"/>
            </w:ins>
          </w:p>
        </w:tc>
        <w:tc>
          <w:tcPr>
            <w:tcW w:w="937" w:type="dxa"/>
            <w:tcBorders>
              <w:top w:val="nil"/>
              <w:left w:val="nil"/>
              <w:bottom w:val="nil"/>
              <w:right w:val="nil"/>
            </w:tcBorders>
            <w:shd w:val="clear" w:color="auto" w:fill="auto"/>
            <w:noWrap/>
            <w:vAlign w:val="center"/>
            <w:hideMark/>
          </w:tcPr>
          <w:p w14:paraId="5A6630A9" w14:textId="77777777" w:rsidR="00952AF6" w:rsidRPr="00952AF6" w:rsidRDefault="00952AF6" w:rsidP="00952AF6">
            <w:pPr>
              <w:spacing w:after="0" w:line="240" w:lineRule="auto"/>
              <w:jc w:val="center"/>
              <w:rPr>
                <w:ins w:id="291" w:author="Yifan Wang" w:date="2023-01-31T13:46:00Z"/>
                <w:rFonts w:eastAsia="Times New Roman"/>
                <w:color w:val="000000"/>
              </w:rPr>
            </w:pPr>
            <w:ins w:id="292" w:author="Yifan Wang" w:date="2023-01-31T13:46:00Z">
              <w:r w:rsidRPr="00952AF6">
                <w:rPr>
                  <w:rFonts w:eastAsia="Times New Roman"/>
                  <w:color w:val="000000"/>
                </w:rPr>
                <w:t>7160</w:t>
              </w:r>
            </w:ins>
          </w:p>
        </w:tc>
        <w:tc>
          <w:tcPr>
            <w:tcW w:w="1291" w:type="dxa"/>
            <w:tcBorders>
              <w:top w:val="nil"/>
              <w:left w:val="nil"/>
              <w:bottom w:val="nil"/>
              <w:right w:val="nil"/>
            </w:tcBorders>
            <w:shd w:val="clear" w:color="auto" w:fill="auto"/>
            <w:noWrap/>
            <w:vAlign w:val="center"/>
            <w:hideMark/>
          </w:tcPr>
          <w:p w14:paraId="1D65B73C" w14:textId="77777777" w:rsidR="00952AF6" w:rsidRPr="00952AF6" w:rsidRDefault="00952AF6" w:rsidP="00952AF6">
            <w:pPr>
              <w:spacing w:after="0" w:line="240" w:lineRule="auto"/>
              <w:jc w:val="center"/>
              <w:rPr>
                <w:ins w:id="293" w:author="Yifan Wang" w:date="2023-01-31T13:46:00Z"/>
                <w:rFonts w:eastAsia="Times New Roman"/>
                <w:color w:val="000000"/>
              </w:rPr>
            </w:pPr>
            <w:ins w:id="294" w:author="Yifan Wang" w:date="2023-01-31T13:46:00Z">
              <w:r w:rsidRPr="00952AF6">
                <w:rPr>
                  <w:rFonts w:eastAsia="Times New Roman"/>
                  <w:color w:val="000000"/>
                </w:rPr>
                <w:t>74.88%</w:t>
              </w:r>
            </w:ins>
          </w:p>
        </w:tc>
        <w:tc>
          <w:tcPr>
            <w:tcW w:w="271" w:type="dxa"/>
            <w:tcBorders>
              <w:top w:val="nil"/>
              <w:left w:val="nil"/>
              <w:bottom w:val="nil"/>
              <w:right w:val="nil"/>
            </w:tcBorders>
            <w:shd w:val="clear" w:color="auto" w:fill="auto"/>
            <w:noWrap/>
            <w:vAlign w:val="center"/>
            <w:hideMark/>
          </w:tcPr>
          <w:p w14:paraId="62334B97" w14:textId="77777777" w:rsidR="00952AF6" w:rsidRPr="00952AF6" w:rsidRDefault="00952AF6" w:rsidP="00952AF6">
            <w:pPr>
              <w:spacing w:after="0" w:line="240" w:lineRule="auto"/>
              <w:jc w:val="center"/>
              <w:rPr>
                <w:ins w:id="295"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64E7D50B" w14:textId="77777777" w:rsidR="00952AF6" w:rsidRPr="00952AF6" w:rsidRDefault="00952AF6" w:rsidP="00952AF6">
            <w:pPr>
              <w:spacing w:after="0" w:line="240" w:lineRule="auto"/>
              <w:jc w:val="center"/>
              <w:rPr>
                <w:ins w:id="296" w:author="Yifan Wang" w:date="2023-01-31T13:46:00Z"/>
                <w:rFonts w:eastAsia="Times New Roman"/>
                <w:color w:val="000000"/>
              </w:rPr>
            </w:pPr>
            <w:ins w:id="297" w:author="Yifan Wang" w:date="2023-01-31T13:46:00Z">
              <w:r w:rsidRPr="00952AF6">
                <w:rPr>
                  <w:rFonts w:eastAsia="Times New Roman"/>
                  <w:color w:val="000000"/>
                </w:rPr>
                <w:t>784</w:t>
              </w:r>
            </w:ins>
          </w:p>
        </w:tc>
        <w:tc>
          <w:tcPr>
            <w:tcW w:w="1291" w:type="dxa"/>
            <w:tcBorders>
              <w:top w:val="nil"/>
              <w:left w:val="nil"/>
              <w:bottom w:val="nil"/>
              <w:right w:val="nil"/>
            </w:tcBorders>
            <w:shd w:val="clear" w:color="auto" w:fill="auto"/>
            <w:noWrap/>
            <w:vAlign w:val="center"/>
            <w:hideMark/>
          </w:tcPr>
          <w:p w14:paraId="2CE4E422" w14:textId="77777777" w:rsidR="00952AF6" w:rsidRPr="00952AF6" w:rsidRDefault="00952AF6" w:rsidP="00952AF6">
            <w:pPr>
              <w:spacing w:after="0" w:line="240" w:lineRule="auto"/>
              <w:jc w:val="center"/>
              <w:rPr>
                <w:ins w:id="298" w:author="Yifan Wang" w:date="2023-01-31T13:46:00Z"/>
                <w:rFonts w:eastAsia="Times New Roman"/>
                <w:color w:val="000000"/>
              </w:rPr>
            </w:pPr>
            <w:ins w:id="299" w:author="Yifan Wang" w:date="2023-01-31T13:46:00Z">
              <w:r w:rsidRPr="00952AF6">
                <w:rPr>
                  <w:rFonts w:eastAsia="Times New Roman"/>
                  <w:color w:val="000000"/>
                </w:rPr>
                <w:t>8.20%</w:t>
              </w:r>
            </w:ins>
          </w:p>
        </w:tc>
        <w:tc>
          <w:tcPr>
            <w:tcW w:w="271" w:type="dxa"/>
            <w:tcBorders>
              <w:top w:val="nil"/>
              <w:left w:val="nil"/>
              <w:bottom w:val="nil"/>
              <w:right w:val="nil"/>
            </w:tcBorders>
            <w:shd w:val="clear" w:color="auto" w:fill="auto"/>
            <w:noWrap/>
            <w:vAlign w:val="center"/>
            <w:hideMark/>
          </w:tcPr>
          <w:p w14:paraId="6410BDB9" w14:textId="77777777" w:rsidR="00952AF6" w:rsidRPr="00952AF6" w:rsidRDefault="00952AF6" w:rsidP="00952AF6">
            <w:pPr>
              <w:spacing w:after="0" w:line="240" w:lineRule="auto"/>
              <w:jc w:val="center"/>
              <w:rPr>
                <w:ins w:id="300"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714B4615" w14:textId="77777777" w:rsidR="00952AF6" w:rsidRPr="00952AF6" w:rsidRDefault="00952AF6" w:rsidP="00952AF6">
            <w:pPr>
              <w:spacing w:after="0" w:line="240" w:lineRule="auto"/>
              <w:jc w:val="center"/>
              <w:rPr>
                <w:ins w:id="301" w:author="Yifan Wang" w:date="2023-01-31T13:46:00Z"/>
                <w:rFonts w:eastAsia="Times New Roman"/>
                <w:color w:val="000000"/>
              </w:rPr>
            </w:pPr>
            <w:ins w:id="302" w:author="Yifan Wang" w:date="2023-01-31T13:46:00Z">
              <w:r w:rsidRPr="00952AF6">
                <w:rPr>
                  <w:rFonts w:eastAsia="Times New Roman"/>
                  <w:color w:val="000000"/>
                </w:rPr>
                <w:t>1602</w:t>
              </w:r>
            </w:ins>
          </w:p>
        </w:tc>
        <w:tc>
          <w:tcPr>
            <w:tcW w:w="1291" w:type="dxa"/>
            <w:tcBorders>
              <w:top w:val="nil"/>
              <w:left w:val="nil"/>
              <w:bottom w:val="nil"/>
              <w:right w:val="nil"/>
            </w:tcBorders>
            <w:shd w:val="clear" w:color="auto" w:fill="auto"/>
            <w:noWrap/>
            <w:vAlign w:val="center"/>
            <w:hideMark/>
          </w:tcPr>
          <w:p w14:paraId="6FCC98B3" w14:textId="77777777" w:rsidR="00952AF6" w:rsidRPr="00952AF6" w:rsidRDefault="00952AF6" w:rsidP="00952AF6">
            <w:pPr>
              <w:spacing w:after="0" w:line="240" w:lineRule="auto"/>
              <w:jc w:val="center"/>
              <w:rPr>
                <w:ins w:id="303" w:author="Yifan Wang" w:date="2023-01-31T13:46:00Z"/>
                <w:rFonts w:eastAsia="Times New Roman"/>
                <w:color w:val="000000"/>
              </w:rPr>
            </w:pPr>
            <w:ins w:id="304" w:author="Yifan Wang" w:date="2023-01-31T13:46:00Z">
              <w:r w:rsidRPr="00952AF6">
                <w:rPr>
                  <w:rFonts w:eastAsia="Times New Roman"/>
                  <w:color w:val="000000"/>
                </w:rPr>
                <w:t>16.75%</w:t>
              </w:r>
            </w:ins>
          </w:p>
        </w:tc>
        <w:tc>
          <w:tcPr>
            <w:tcW w:w="271" w:type="dxa"/>
            <w:tcBorders>
              <w:top w:val="nil"/>
              <w:left w:val="nil"/>
              <w:bottom w:val="nil"/>
              <w:right w:val="nil"/>
            </w:tcBorders>
            <w:shd w:val="clear" w:color="auto" w:fill="auto"/>
            <w:noWrap/>
            <w:vAlign w:val="center"/>
            <w:hideMark/>
          </w:tcPr>
          <w:p w14:paraId="170AFBA6" w14:textId="77777777" w:rsidR="00952AF6" w:rsidRPr="00952AF6" w:rsidRDefault="00952AF6" w:rsidP="00952AF6">
            <w:pPr>
              <w:spacing w:after="0" w:line="240" w:lineRule="auto"/>
              <w:jc w:val="center"/>
              <w:rPr>
                <w:ins w:id="305" w:author="Yifan Wang" w:date="2023-01-31T13:46:00Z"/>
                <w:rFonts w:eastAsia="Times New Roman"/>
                <w:color w:val="000000"/>
              </w:rPr>
            </w:pPr>
          </w:p>
        </w:tc>
        <w:tc>
          <w:tcPr>
            <w:tcW w:w="937" w:type="dxa"/>
            <w:tcBorders>
              <w:top w:val="nil"/>
              <w:left w:val="nil"/>
              <w:bottom w:val="nil"/>
              <w:right w:val="nil"/>
            </w:tcBorders>
            <w:shd w:val="clear" w:color="auto" w:fill="auto"/>
            <w:noWrap/>
            <w:vAlign w:val="center"/>
            <w:hideMark/>
          </w:tcPr>
          <w:p w14:paraId="1B64C315" w14:textId="77777777" w:rsidR="00952AF6" w:rsidRPr="00952AF6" w:rsidRDefault="00952AF6" w:rsidP="00952AF6">
            <w:pPr>
              <w:spacing w:after="0" w:line="240" w:lineRule="auto"/>
              <w:jc w:val="center"/>
              <w:rPr>
                <w:ins w:id="306" w:author="Yifan Wang" w:date="2023-01-31T13:46:00Z"/>
                <w:rFonts w:eastAsia="Times New Roman"/>
                <w:color w:val="000000"/>
              </w:rPr>
            </w:pPr>
            <w:ins w:id="307" w:author="Yifan Wang" w:date="2023-01-31T13:46:00Z">
              <w:r w:rsidRPr="00952AF6">
                <w:rPr>
                  <w:rFonts w:eastAsia="Times New Roman"/>
                  <w:color w:val="000000"/>
                </w:rPr>
                <w:t>16</w:t>
              </w:r>
            </w:ins>
          </w:p>
        </w:tc>
        <w:tc>
          <w:tcPr>
            <w:tcW w:w="1291" w:type="dxa"/>
            <w:tcBorders>
              <w:top w:val="nil"/>
              <w:left w:val="nil"/>
              <w:bottom w:val="nil"/>
              <w:right w:val="nil"/>
            </w:tcBorders>
            <w:shd w:val="clear" w:color="auto" w:fill="auto"/>
            <w:noWrap/>
            <w:vAlign w:val="center"/>
            <w:hideMark/>
          </w:tcPr>
          <w:p w14:paraId="039CC3D1" w14:textId="77777777" w:rsidR="00952AF6" w:rsidRPr="00952AF6" w:rsidRDefault="00952AF6" w:rsidP="00952AF6">
            <w:pPr>
              <w:spacing w:after="0" w:line="240" w:lineRule="auto"/>
              <w:jc w:val="center"/>
              <w:rPr>
                <w:ins w:id="308" w:author="Yifan Wang" w:date="2023-01-31T13:46:00Z"/>
                <w:rFonts w:eastAsia="Times New Roman"/>
                <w:color w:val="000000"/>
              </w:rPr>
            </w:pPr>
            <w:ins w:id="309" w:author="Yifan Wang" w:date="2023-01-31T13:46:00Z">
              <w:r w:rsidRPr="00952AF6">
                <w:rPr>
                  <w:rFonts w:eastAsia="Times New Roman"/>
                  <w:color w:val="000000"/>
                </w:rPr>
                <w:t>0.17%</w:t>
              </w:r>
            </w:ins>
          </w:p>
        </w:tc>
        <w:tc>
          <w:tcPr>
            <w:tcW w:w="999" w:type="dxa"/>
            <w:tcBorders>
              <w:top w:val="nil"/>
              <w:left w:val="nil"/>
              <w:bottom w:val="nil"/>
              <w:right w:val="nil"/>
            </w:tcBorders>
            <w:shd w:val="clear" w:color="auto" w:fill="auto"/>
            <w:noWrap/>
            <w:vAlign w:val="center"/>
            <w:hideMark/>
          </w:tcPr>
          <w:p w14:paraId="3010CB78" w14:textId="77777777" w:rsidR="00952AF6" w:rsidRPr="00952AF6" w:rsidRDefault="00952AF6" w:rsidP="00952AF6">
            <w:pPr>
              <w:spacing w:after="0" w:line="240" w:lineRule="auto"/>
              <w:jc w:val="center"/>
              <w:rPr>
                <w:ins w:id="310" w:author="Yifan Wang" w:date="2023-01-31T13:46:00Z"/>
                <w:rFonts w:eastAsia="Times New Roman"/>
                <w:color w:val="000000"/>
              </w:rPr>
            </w:pPr>
            <w:ins w:id="311" w:author="Yifan Wang" w:date="2023-01-31T13:46:00Z">
              <w:r w:rsidRPr="00952AF6">
                <w:rPr>
                  <w:rFonts w:eastAsia="Times New Roman"/>
                  <w:color w:val="000000"/>
                </w:rPr>
                <w:t xml:space="preserve">9562 </w:t>
              </w:r>
            </w:ins>
          </w:p>
        </w:tc>
      </w:tr>
      <w:tr w:rsidR="00952AF6" w:rsidRPr="00952AF6" w14:paraId="6D2A5E9A" w14:textId="77777777" w:rsidTr="00952AF6">
        <w:trPr>
          <w:trHeight w:val="315"/>
          <w:ins w:id="312" w:author="Yifan Wang" w:date="2023-01-31T13:46:00Z"/>
        </w:trPr>
        <w:tc>
          <w:tcPr>
            <w:tcW w:w="1365" w:type="dxa"/>
            <w:tcBorders>
              <w:top w:val="nil"/>
              <w:left w:val="nil"/>
              <w:bottom w:val="single" w:sz="12" w:space="0" w:color="auto"/>
              <w:right w:val="nil"/>
            </w:tcBorders>
            <w:shd w:val="clear" w:color="auto" w:fill="auto"/>
            <w:noWrap/>
            <w:vAlign w:val="center"/>
            <w:hideMark/>
          </w:tcPr>
          <w:p w14:paraId="1F792975" w14:textId="77777777" w:rsidR="00952AF6" w:rsidRPr="00952AF6" w:rsidRDefault="00952AF6" w:rsidP="00952AF6">
            <w:pPr>
              <w:spacing w:after="0" w:line="240" w:lineRule="auto"/>
              <w:jc w:val="center"/>
              <w:rPr>
                <w:ins w:id="313" w:author="Yifan Wang" w:date="2023-01-31T13:46:00Z"/>
                <w:rFonts w:eastAsia="Times New Roman"/>
                <w:b/>
                <w:bCs/>
                <w:color w:val="000000"/>
              </w:rPr>
            </w:pPr>
            <w:ins w:id="314" w:author="Yifan Wang" w:date="2023-01-31T13:46:00Z">
              <w:r w:rsidRPr="00952AF6">
                <w:rPr>
                  <w:rFonts w:eastAsia="Times New Roman"/>
                  <w:b/>
                  <w:bCs/>
                  <w:color w:val="000000"/>
                </w:rPr>
                <w:t>In Total</w:t>
              </w:r>
            </w:ins>
          </w:p>
        </w:tc>
        <w:tc>
          <w:tcPr>
            <w:tcW w:w="937" w:type="dxa"/>
            <w:tcBorders>
              <w:top w:val="nil"/>
              <w:left w:val="nil"/>
              <w:bottom w:val="single" w:sz="12" w:space="0" w:color="auto"/>
              <w:right w:val="nil"/>
            </w:tcBorders>
            <w:shd w:val="clear" w:color="auto" w:fill="auto"/>
            <w:noWrap/>
            <w:vAlign w:val="center"/>
            <w:hideMark/>
          </w:tcPr>
          <w:p w14:paraId="063833CA" w14:textId="77777777" w:rsidR="00952AF6" w:rsidRPr="00952AF6" w:rsidRDefault="00952AF6" w:rsidP="00952AF6">
            <w:pPr>
              <w:spacing w:after="0" w:line="240" w:lineRule="auto"/>
              <w:jc w:val="center"/>
              <w:rPr>
                <w:ins w:id="315" w:author="Yifan Wang" w:date="2023-01-31T13:46:00Z"/>
                <w:rFonts w:eastAsia="Times New Roman"/>
                <w:color w:val="000000"/>
              </w:rPr>
            </w:pPr>
            <w:ins w:id="316" w:author="Yifan Wang" w:date="2023-01-31T13:46:00Z">
              <w:r w:rsidRPr="00952AF6">
                <w:rPr>
                  <w:rFonts w:eastAsia="Times New Roman"/>
                  <w:color w:val="000000"/>
                </w:rPr>
                <w:t>38725</w:t>
              </w:r>
            </w:ins>
          </w:p>
        </w:tc>
        <w:tc>
          <w:tcPr>
            <w:tcW w:w="1291" w:type="dxa"/>
            <w:tcBorders>
              <w:top w:val="nil"/>
              <w:left w:val="nil"/>
              <w:bottom w:val="single" w:sz="12" w:space="0" w:color="auto"/>
              <w:right w:val="nil"/>
            </w:tcBorders>
            <w:shd w:val="clear" w:color="auto" w:fill="auto"/>
            <w:noWrap/>
            <w:vAlign w:val="center"/>
            <w:hideMark/>
          </w:tcPr>
          <w:p w14:paraId="35278E65" w14:textId="77777777" w:rsidR="00952AF6" w:rsidRPr="00952AF6" w:rsidRDefault="00952AF6" w:rsidP="00952AF6">
            <w:pPr>
              <w:spacing w:after="0" w:line="240" w:lineRule="auto"/>
              <w:jc w:val="center"/>
              <w:rPr>
                <w:ins w:id="317" w:author="Yifan Wang" w:date="2023-01-31T13:46:00Z"/>
                <w:rFonts w:eastAsia="Times New Roman"/>
                <w:color w:val="000000"/>
              </w:rPr>
            </w:pPr>
            <w:ins w:id="318" w:author="Yifan Wang" w:date="2023-01-31T13:46:00Z">
              <w:r w:rsidRPr="00952AF6">
                <w:rPr>
                  <w:rFonts w:eastAsia="Times New Roman"/>
                  <w:color w:val="000000"/>
                </w:rPr>
                <w:t>78.91%</w:t>
              </w:r>
            </w:ins>
          </w:p>
        </w:tc>
        <w:tc>
          <w:tcPr>
            <w:tcW w:w="271" w:type="dxa"/>
            <w:tcBorders>
              <w:top w:val="nil"/>
              <w:left w:val="nil"/>
              <w:bottom w:val="single" w:sz="12" w:space="0" w:color="auto"/>
              <w:right w:val="nil"/>
            </w:tcBorders>
            <w:shd w:val="clear" w:color="auto" w:fill="auto"/>
            <w:noWrap/>
            <w:vAlign w:val="center"/>
            <w:hideMark/>
          </w:tcPr>
          <w:p w14:paraId="498E9381" w14:textId="77777777" w:rsidR="00952AF6" w:rsidRPr="00952AF6" w:rsidRDefault="00952AF6" w:rsidP="00952AF6">
            <w:pPr>
              <w:spacing w:after="0" w:line="240" w:lineRule="auto"/>
              <w:jc w:val="center"/>
              <w:rPr>
                <w:ins w:id="319" w:author="Yifan Wang" w:date="2023-01-31T13:46:00Z"/>
                <w:rFonts w:eastAsia="Times New Roman"/>
                <w:color w:val="000000"/>
              </w:rPr>
            </w:pPr>
            <w:ins w:id="320"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7DBD9B65" w14:textId="77777777" w:rsidR="00952AF6" w:rsidRPr="00952AF6" w:rsidRDefault="00952AF6" w:rsidP="00952AF6">
            <w:pPr>
              <w:spacing w:after="0" w:line="240" w:lineRule="auto"/>
              <w:jc w:val="center"/>
              <w:rPr>
                <w:ins w:id="321" w:author="Yifan Wang" w:date="2023-01-31T13:46:00Z"/>
                <w:rFonts w:eastAsia="Times New Roman"/>
                <w:color w:val="000000"/>
              </w:rPr>
            </w:pPr>
            <w:ins w:id="322" w:author="Yifan Wang" w:date="2023-01-31T13:46:00Z">
              <w:r w:rsidRPr="00952AF6">
                <w:rPr>
                  <w:rFonts w:eastAsia="Times New Roman"/>
                  <w:color w:val="000000"/>
                </w:rPr>
                <w:t>4014</w:t>
              </w:r>
            </w:ins>
          </w:p>
        </w:tc>
        <w:tc>
          <w:tcPr>
            <w:tcW w:w="1291" w:type="dxa"/>
            <w:tcBorders>
              <w:top w:val="nil"/>
              <w:left w:val="nil"/>
              <w:bottom w:val="single" w:sz="12" w:space="0" w:color="auto"/>
              <w:right w:val="nil"/>
            </w:tcBorders>
            <w:shd w:val="clear" w:color="auto" w:fill="auto"/>
            <w:noWrap/>
            <w:vAlign w:val="center"/>
            <w:hideMark/>
          </w:tcPr>
          <w:p w14:paraId="6DFF623B" w14:textId="77777777" w:rsidR="00952AF6" w:rsidRPr="00952AF6" w:rsidRDefault="00952AF6" w:rsidP="00952AF6">
            <w:pPr>
              <w:spacing w:after="0" w:line="240" w:lineRule="auto"/>
              <w:jc w:val="center"/>
              <w:rPr>
                <w:ins w:id="323" w:author="Yifan Wang" w:date="2023-01-31T13:46:00Z"/>
                <w:rFonts w:eastAsia="Times New Roman"/>
                <w:color w:val="000000"/>
              </w:rPr>
            </w:pPr>
            <w:ins w:id="324" w:author="Yifan Wang" w:date="2023-01-31T13:46:00Z">
              <w:r w:rsidRPr="00952AF6">
                <w:rPr>
                  <w:rFonts w:eastAsia="Times New Roman"/>
                  <w:color w:val="000000"/>
                </w:rPr>
                <w:t>8.18%</w:t>
              </w:r>
            </w:ins>
          </w:p>
        </w:tc>
        <w:tc>
          <w:tcPr>
            <w:tcW w:w="271" w:type="dxa"/>
            <w:tcBorders>
              <w:top w:val="nil"/>
              <w:left w:val="nil"/>
              <w:bottom w:val="single" w:sz="12" w:space="0" w:color="auto"/>
              <w:right w:val="nil"/>
            </w:tcBorders>
            <w:shd w:val="clear" w:color="auto" w:fill="auto"/>
            <w:noWrap/>
            <w:vAlign w:val="center"/>
            <w:hideMark/>
          </w:tcPr>
          <w:p w14:paraId="79686B0A" w14:textId="77777777" w:rsidR="00952AF6" w:rsidRPr="00952AF6" w:rsidRDefault="00952AF6" w:rsidP="00952AF6">
            <w:pPr>
              <w:spacing w:after="0" w:line="240" w:lineRule="auto"/>
              <w:jc w:val="center"/>
              <w:rPr>
                <w:ins w:id="325" w:author="Yifan Wang" w:date="2023-01-31T13:46:00Z"/>
                <w:rFonts w:eastAsia="Times New Roman"/>
                <w:color w:val="000000"/>
              </w:rPr>
            </w:pPr>
            <w:ins w:id="326"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35DF5758" w14:textId="77777777" w:rsidR="00952AF6" w:rsidRPr="00952AF6" w:rsidRDefault="00952AF6" w:rsidP="00952AF6">
            <w:pPr>
              <w:spacing w:after="0" w:line="240" w:lineRule="auto"/>
              <w:jc w:val="center"/>
              <w:rPr>
                <w:ins w:id="327" w:author="Yifan Wang" w:date="2023-01-31T13:46:00Z"/>
                <w:rFonts w:eastAsia="Times New Roman"/>
                <w:color w:val="000000"/>
              </w:rPr>
            </w:pPr>
            <w:ins w:id="328" w:author="Yifan Wang" w:date="2023-01-31T13:46:00Z">
              <w:r w:rsidRPr="00952AF6">
                <w:rPr>
                  <w:rFonts w:eastAsia="Times New Roman"/>
                  <w:color w:val="000000"/>
                </w:rPr>
                <w:t>6270</w:t>
              </w:r>
            </w:ins>
          </w:p>
        </w:tc>
        <w:tc>
          <w:tcPr>
            <w:tcW w:w="1291" w:type="dxa"/>
            <w:tcBorders>
              <w:top w:val="nil"/>
              <w:left w:val="nil"/>
              <w:bottom w:val="single" w:sz="12" w:space="0" w:color="auto"/>
              <w:right w:val="nil"/>
            </w:tcBorders>
            <w:shd w:val="clear" w:color="auto" w:fill="auto"/>
            <w:noWrap/>
            <w:vAlign w:val="center"/>
            <w:hideMark/>
          </w:tcPr>
          <w:p w14:paraId="5426966C" w14:textId="77777777" w:rsidR="00952AF6" w:rsidRPr="00952AF6" w:rsidRDefault="00952AF6" w:rsidP="00952AF6">
            <w:pPr>
              <w:spacing w:after="0" w:line="240" w:lineRule="auto"/>
              <w:jc w:val="center"/>
              <w:rPr>
                <w:ins w:id="329" w:author="Yifan Wang" w:date="2023-01-31T13:46:00Z"/>
                <w:rFonts w:eastAsia="Times New Roman"/>
                <w:color w:val="000000"/>
              </w:rPr>
            </w:pPr>
            <w:ins w:id="330" w:author="Yifan Wang" w:date="2023-01-31T13:46:00Z">
              <w:r w:rsidRPr="00952AF6">
                <w:rPr>
                  <w:rFonts w:eastAsia="Times New Roman"/>
                  <w:color w:val="000000"/>
                </w:rPr>
                <w:t>12.78%</w:t>
              </w:r>
            </w:ins>
          </w:p>
        </w:tc>
        <w:tc>
          <w:tcPr>
            <w:tcW w:w="271" w:type="dxa"/>
            <w:tcBorders>
              <w:top w:val="nil"/>
              <w:left w:val="nil"/>
              <w:bottom w:val="single" w:sz="12" w:space="0" w:color="auto"/>
              <w:right w:val="nil"/>
            </w:tcBorders>
            <w:shd w:val="clear" w:color="auto" w:fill="auto"/>
            <w:noWrap/>
            <w:vAlign w:val="center"/>
            <w:hideMark/>
          </w:tcPr>
          <w:p w14:paraId="676583B3" w14:textId="77777777" w:rsidR="00952AF6" w:rsidRPr="00952AF6" w:rsidRDefault="00952AF6" w:rsidP="00952AF6">
            <w:pPr>
              <w:spacing w:after="0" w:line="240" w:lineRule="auto"/>
              <w:jc w:val="center"/>
              <w:rPr>
                <w:ins w:id="331" w:author="Yifan Wang" w:date="2023-01-31T13:46:00Z"/>
                <w:rFonts w:eastAsia="Times New Roman"/>
                <w:color w:val="000000"/>
              </w:rPr>
            </w:pPr>
            <w:ins w:id="332" w:author="Yifan Wang" w:date="2023-01-31T13:46:00Z">
              <w:r w:rsidRPr="00952AF6">
                <w:rPr>
                  <w:rFonts w:eastAsia="Times New Roman"/>
                  <w:color w:val="000000"/>
                </w:rPr>
                <w:t> </w:t>
              </w:r>
            </w:ins>
          </w:p>
        </w:tc>
        <w:tc>
          <w:tcPr>
            <w:tcW w:w="937" w:type="dxa"/>
            <w:tcBorders>
              <w:top w:val="nil"/>
              <w:left w:val="nil"/>
              <w:bottom w:val="single" w:sz="12" w:space="0" w:color="auto"/>
              <w:right w:val="nil"/>
            </w:tcBorders>
            <w:shd w:val="clear" w:color="auto" w:fill="auto"/>
            <w:noWrap/>
            <w:vAlign w:val="center"/>
            <w:hideMark/>
          </w:tcPr>
          <w:p w14:paraId="3C7A5B65" w14:textId="77777777" w:rsidR="00952AF6" w:rsidRPr="00952AF6" w:rsidRDefault="00952AF6" w:rsidP="00952AF6">
            <w:pPr>
              <w:spacing w:after="0" w:line="240" w:lineRule="auto"/>
              <w:jc w:val="center"/>
              <w:rPr>
                <w:ins w:id="333" w:author="Yifan Wang" w:date="2023-01-31T13:46:00Z"/>
                <w:rFonts w:eastAsia="Times New Roman"/>
                <w:color w:val="000000"/>
              </w:rPr>
            </w:pPr>
            <w:ins w:id="334" w:author="Yifan Wang" w:date="2023-01-31T13:46:00Z">
              <w:r w:rsidRPr="00952AF6">
                <w:rPr>
                  <w:rFonts w:eastAsia="Times New Roman"/>
                  <w:color w:val="000000"/>
                </w:rPr>
                <w:t>64</w:t>
              </w:r>
            </w:ins>
          </w:p>
        </w:tc>
        <w:tc>
          <w:tcPr>
            <w:tcW w:w="1291" w:type="dxa"/>
            <w:tcBorders>
              <w:top w:val="nil"/>
              <w:left w:val="nil"/>
              <w:bottom w:val="single" w:sz="12" w:space="0" w:color="auto"/>
              <w:right w:val="nil"/>
            </w:tcBorders>
            <w:shd w:val="clear" w:color="auto" w:fill="auto"/>
            <w:noWrap/>
            <w:vAlign w:val="center"/>
            <w:hideMark/>
          </w:tcPr>
          <w:p w14:paraId="3D1104B6" w14:textId="77777777" w:rsidR="00952AF6" w:rsidRPr="00952AF6" w:rsidRDefault="00952AF6" w:rsidP="00952AF6">
            <w:pPr>
              <w:spacing w:after="0" w:line="240" w:lineRule="auto"/>
              <w:jc w:val="center"/>
              <w:rPr>
                <w:ins w:id="335" w:author="Yifan Wang" w:date="2023-01-31T13:46:00Z"/>
                <w:rFonts w:eastAsia="Times New Roman"/>
                <w:color w:val="000000"/>
              </w:rPr>
            </w:pPr>
            <w:ins w:id="336" w:author="Yifan Wang" w:date="2023-01-31T13:46:00Z">
              <w:r w:rsidRPr="00952AF6">
                <w:rPr>
                  <w:rFonts w:eastAsia="Times New Roman"/>
                  <w:color w:val="000000"/>
                </w:rPr>
                <w:t>0.13%</w:t>
              </w:r>
            </w:ins>
          </w:p>
        </w:tc>
        <w:tc>
          <w:tcPr>
            <w:tcW w:w="999" w:type="dxa"/>
            <w:tcBorders>
              <w:top w:val="nil"/>
              <w:left w:val="nil"/>
              <w:bottom w:val="single" w:sz="12" w:space="0" w:color="auto"/>
              <w:right w:val="nil"/>
            </w:tcBorders>
            <w:shd w:val="clear" w:color="auto" w:fill="auto"/>
            <w:noWrap/>
            <w:vAlign w:val="center"/>
            <w:hideMark/>
          </w:tcPr>
          <w:p w14:paraId="50EE9DD9" w14:textId="77777777" w:rsidR="00952AF6" w:rsidRPr="00952AF6" w:rsidRDefault="00952AF6" w:rsidP="00952AF6">
            <w:pPr>
              <w:spacing w:after="0" w:line="240" w:lineRule="auto"/>
              <w:jc w:val="center"/>
              <w:rPr>
                <w:ins w:id="337" w:author="Yifan Wang" w:date="2023-01-31T13:46:00Z"/>
                <w:rFonts w:eastAsia="Times New Roman"/>
                <w:color w:val="000000"/>
              </w:rPr>
            </w:pPr>
            <w:ins w:id="338" w:author="Yifan Wang" w:date="2023-01-31T13:46:00Z">
              <w:r w:rsidRPr="00952AF6">
                <w:rPr>
                  <w:rFonts w:eastAsia="Times New Roman"/>
                  <w:color w:val="000000"/>
                </w:rPr>
                <w:t xml:space="preserve">49073 </w:t>
              </w:r>
            </w:ins>
          </w:p>
        </w:tc>
      </w:tr>
    </w:tbl>
    <w:p w14:paraId="26A0301C" w14:textId="77777777" w:rsidR="00B80442" w:rsidRDefault="00B8376C">
      <w:r>
        <w:t xml:space="preserve">Table 2.: Total population of </w:t>
      </w:r>
      <w:r w:rsidRPr="00B8376C">
        <w:rPr>
          <w:i/>
        </w:rPr>
        <w:t>Aedes</w:t>
      </w:r>
      <w:r>
        <w:t xml:space="preserve"> mosquitoes collected in Alabama from 2017-2019</w:t>
      </w:r>
    </w:p>
    <w:p w14:paraId="26A030A9" w14:textId="77777777" w:rsidR="00B8376C" w:rsidRDefault="00B8376C" w:rsidP="006B3603"/>
    <w:p w14:paraId="26A030AA" w14:textId="77777777" w:rsidR="00B80442" w:rsidRDefault="006B3603" w:rsidP="006B3603">
      <w:r>
        <w:lastRenderedPageBreak/>
        <w:t xml:space="preserve">* Percentage is calculated by the number of each species by total population. </w:t>
      </w:r>
    </w:p>
    <w:p w14:paraId="26A030AB" w14:textId="77777777" w:rsidR="00B80442" w:rsidRDefault="00B80442"/>
    <w:p w14:paraId="26A030AC" w14:textId="77777777" w:rsidR="00B80442" w:rsidRDefault="00B80442"/>
    <w:p w14:paraId="26A030AD" w14:textId="77777777" w:rsidR="00B80442" w:rsidRDefault="00B80442"/>
    <w:p w14:paraId="26A030AE" w14:textId="77777777" w:rsidR="00B80442" w:rsidRDefault="00B80442"/>
    <w:p w14:paraId="26A030AF" w14:textId="77777777" w:rsidR="00B80442" w:rsidRDefault="00B80442"/>
    <w:p w14:paraId="26A030B0" w14:textId="77777777" w:rsidR="00B80442" w:rsidRDefault="00B80442">
      <w:pPr>
        <w:spacing w:after="200" w:line="276" w:lineRule="auto"/>
        <w:jc w:val="left"/>
      </w:pPr>
      <w:r>
        <w:br w:type="page"/>
      </w:r>
    </w:p>
    <w:p w14:paraId="26A030B1" w14:textId="435F666F" w:rsidR="00B80442" w:rsidRDefault="006126AD">
      <w:r>
        <w:rPr>
          <w:noProof/>
        </w:rPr>
        <w:lastRenderedPageBreak/>
        <w:drawing>
          <wp:inline distT="0" distB="0" distL="0" distR="0" wp14:anchorId="7990BB9F" wp14:editId="2B0755F5">
            <wp:extent cx="6151127" cy="40947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0222" cy="4140746"/>
                    </a:xfrm>
                    <a:prstGeom prst="rect">
                      <a:avLst/>
                    </a:prstGeom>
                    <a:noFill/>
                  </pic:spPr>
                </pic:pic>
              </a:graphicData>
            </a:graphic>
          </wp:inline>
        </w:drawing>
      </w:r>
    </w:p>
    <w:p w14:paraId="26A030B2" w14:textId="6AD7BB32" w:rsidR="0097283E" w:rsidRDefault="00AD0C43">
      <w:pPr>
        <w:rPr>
          <w:noProof/>
        </w:rPr>
      </w:pPr>
      <w:r>
        <w:rPr>
          <w:noProof/>
        </w:rPr>
        <w:t xml:space="preserve">Fig. 6. </w:t>
      </w:r>
      <w:r w:rsidRPr="00A00557">
        <w:rPr>
          <w:i/>
          <w:noProof/>
        </w:rPr>
        <w:t>Aedes</w:t>
      </w:r>
      <w:r>
        <w:rPr>
          <w:noProof/>
        </w:rPr>
        <w:t xml:space="preserve"> mosquito populations and species in six countries of Alabama. Species in Tuscaloosa (A), Montgomery (B), Mobile (C), Birmingham (D), Tuskegee (E), and Dothan (F). (H) Heatmap of the mosquito population in Tuskegee, Tuscaloosa, Montgomery, Birmingham, Dothan, and Mobile. </w:t>
      </w:r>
    </w:p>
    <w:p w14:paraId="713551A4" w14:textId="4CA2B1AE" w:rsidR="00F84BE4" w:rsidRDefault="00F84BE4" w:rsidP="00F84BE4">
      <w:pPr>
        <w:rPr>
          <w:noProof/>
        </w:rPr>
      </w:pPr>
      <w:r>
        <w:rPr>
          <w:noProof/>
        </w:rPr>
        <w:t xml:space="preserve">* This is the average </w:t>
      </w:r>
      <w:r w:rsidR="00A00557">
        <w:rPr>
          <w:noProof/>
        </w:rPr>
        <w:t xml:space="preserve">number of one trap in one month. </w:t>
      </w:r>
    </w:p>
    <w:p w14:paraId="26A030B3" w14:textId="77205089" w:rsidR="0097283E" w:rsidRDefault="0097283E">
      <w:pPr>
        <w:rPr>
          <w:noProof/>
        </w:rPr>
      </w:pPr>
    </w:p>
    <w:p w14:paraId="26A030B4" w14:textId="4ACD6764" w:rsidR="0097283E" w:rsidRDefault="0097283E">
      <w:pPr>
        <w:rPr>
          <w:noProof/>
        </w:rPr>
      </w:pPr>
    </w:p>
    <w:p w14:paraId="26A030B5" w14:textId="45F3CFE9" w:rsidR="0097283E" w:rsidRDefault="0097283E">
      <w:pPr>
        <w:rPr>
          <w:noProof/>
        </w:rPr>
      </w:pPr>
    </w:p>
    <w:p w14:paraId="26A030B6" w14:textId="0DCF7567" w:rsidR="0097283E" w:rsidRDefault="0097283E">
      <w:pPr>
        <w:rPr>
          <w:noProof/>
        </w:rPr>
      </w:pPr>
    </w:p>
    <w:p w14:paraId="26A030B7" w14:textId="77777777" w:rsidR="0097283E" w:rsidRDefault="0097283E">
      <w:pPr>
        <w:rPr>
          <w:noProof/>
        </w:rPr>
      </w:pPr>
    </w:p>
    <w:p w14:paraId="26A030B8" w14:textId="77777777" w:rsidR="0097283E" w:rsidRDefault="0097283E">
      <w:pPr>
        <w:rPr>
          <w:noProof/>
        </w:rPr>
      </w:pPr>
    </w:p>
    <w:p w14:paraId="26A030B9" w14:textId="77777777" w:rsidR="0097283E" w:rsidRDefault="0097283E">
      <w:pPr>
        <w:spacing w:after="200" w:line="276" w:lineRule="auto"/>
        <w:jc w:val="left"/>
      </w:pPr>
      <w:r>
        <w:lastRenderedPageBreak/>
        <w:br w:type="page"/>
      </w:r>
    </w:p>
    <w:p w14:paraId="26A030BA" w14:textId="77777777" w:rsidR="00B80442" w:rsidRDefault="0097283E">
      <w:r w:rsidRPr="0097283E">
        <w:rPr>
          <w:noProof/>
        </w:rPr>
        <w:lastRenderedPageBreak/>
        <mc:AlternateContent>
          <mc:Choice Requires="wps">
            <w:drawing>
              <wp:anchor distT="0" distB="0" distL="114300" distR="114300" simplePos="0" relativeHeight="251663360" behindDoc="0" locked="0" layoutInCell="1" allowOverlap="1" wp14:anchorId="26A030DC" wp14:editId="26A030DD">
                <wp:simplePos x="0" y="0"/>
                <wp:positionH relativeFrom="column">
                  <wp:posOffset>-161925</wp:posOffset>
                </wp:positionH>
                <wp:positionV relativeFrom="paragraph">
                  <wp:posOffset>3687445</wp:posOffset>
                </wp:positionV>
                <wp:extent cx="6705600" cy="322580"/>
                <wp:effectExtent l="0" t="0" r="0" b="0"/>
                <wp:wrapNone/>
                <wp:docPr id="170" name="Figure2 title">
                  <a:extLst xmlns:a="http://schemas.openxmlformats.org/drawingml/2006/main">
                    <a:ext uri="{FF2B5EF4-FFF2-40B4-BE49-F238E27FC236}">
                      <a16:creationId xmlns:a16="http://schemas.microsoft.com/office/drawing/2014/main" id="{20C56C82-878B-44CC-8339-0E092AFFC7DC}"/>
                    </a:ext>
                  </a:extLst>
                </wp:docPr>
                <wp:cNvGraphicFramePr/>
                <a:graphic xmlns:a="http://schemas.openxmlformats.org/drawingml/2006/main">
                  <a:graphicData uri="http://schemas.microsoft.com/office/word/2010/wordprocessingShape">
                    <wps:wsp>
                      <wps:cNvSpPr/>
                      <wps:spPr>
                        <a:xfrm>
                          <a:off x="0" y="0"/>
                          <a:ext cx="6705600" cy="322580"/>
                        </a:xfrm>
                        <a:prstGeom prst="rect">
                          <a:avLst/>
                        </a:prstGeom>
                      </wps:spPr>
                      <wps:txbx>
                        <w:txbxContent>
                          <w:p w14:paraId="26A030F2" w14:textId="77777777" w:rsidR="0097283E" w:rsidRPr="0097283E" w:rsidRDefault="003D156E" w:rsidP="0097283E">
                            <w:pPr>
                              <w:pStyle w:val="NormalWeb"/>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wps:txbx>
                      <wps:bodyPr wrap="square">
                        <a:spAutoFit/>
                      </wps:bodyPr>
                    </wps:wsp>
                  </a:graphicData>
                </a:graphic>
                <wp14:sizeRelH relativeFrom="margin">
                  <wp14:pctWidth>0</wp14:pctWidth>
                </wp14:sizeRelH>
              </wp:anchor>
            </w:drawing>
          </mc:Choice>
          <mc:Fallback>
            <w:pict>
              <v:rect w14:anchorId="26A030DC" id="Figure2 title" o:spid="_x0000_s1026" style="position:absolute;left:0;text-align:left;margin-left:-12.75pt;margin-top:290.35pt;width:528pt;height:25.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" filled="f" stroked="f">
                <v:textbox style="mso-fit-shape-to-text:t">
                  <w:txbxContent>
                    <w:p w14:paraId="26A030F2" w14:textId="77777777" w:rsidR="0097283E" w:rsidRPr="0097283E" w:rsidRDefault="003D156E" w:rsidP="0097283E">
                      <w:pPr>
                        <w:pStyle w:val="NormalWeb"/>
                        <w:spacing w:before="0" w:beforeAutospacing="0" w:after="0" w:afterAutospacing="0"/>
                        <w:rPr>
                          <w:sz w:val="20"/>
                        </w:rPr>
                      </w:pPr>
                      <w:r>
                        <w:rPr>
                          <w:b/>
                          <w:bCs/>
                          <w:color w:val="000000" w:themeColor="text1"/>
                          <w:kern w:val="24"/>
                          <w:szCs w:val="30"/>
                        </w:rPr>
                        <w:t xml:space="preserve">Fig. </w:t>
                      </w:r>
                      <w:r>
                        <w:rPr>
                          <w:rFonts w:hint="eastAsia"/>
                          <w:b/>
                          <w:bCs/>
                          <w:color w:val="000000" w:themeColor="text1"/>
                          <w:kern w:val="24"/>
                          <w:szCs w:val="30"/>
                        </w:rPr>
                        <w:t>7</w:t>
                      </w:r>
                      <w:r w:rsidR="0097283E" w:rsidRPr="0097283E">
                        <w:rPr>
                          <w:bCs/>
                          <w:color w:val="000000" w:themeColor="text1"/>
                          <w:kern w:val="24"/>
                          <w:szCs w:val="30"/>
                        </w:rPr>
                        <w:t>. The proportion of mosquito species in different location collected in Alabama from 2017 to 2019.</w:t>
                      </w:r>
                    </w:p>
                  </w:txbxContent>
                </v:textbox>
              </v:rect>
            </w:pict>
          </mc:Fallback>
        </mc:AlternateContent>
      </w:r>
      <w:r w:rsidRPr="0097283E">
        <w:rPr>
          <w:noProof/>
        </w:rPr>
        <w:drawing>
          <wp:inline distT="0" distB="0" distL="0" distR="0" wp14:anchorId="26A030DE" wp14:editId="26A030DF">
            <wp:extent cx="6545484" cy="3590925"/>
            <wp:effectExtent l="0" t="0" r="0" b="0"/>
            <wp:docPr id="169" name="figure 2">
              <a:extLst xmlns:a="http://schemas.openxmlformats.org/drawingml/2006/main">
                <a:ext uri="{FF2B5EF4-FFF2-40B4-BE49-F238E27FC236}">
                  <a16:creationId xmlns:a16="http://schemas.microsoft.com/office/drawing/2014/main" id="{B15C9019-65F8-4E68-9DEE-B7A1050EB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
                      <a:extLst>
                        <a:ext uri="{FF2B5EF4-FFF2-40B4-BE49-F238E27FC236}">
                          <a16:creationId xmlns:a16="http://schemas.microsoft.com/office/drawing/2014/main" id="{B15C9019-65F8-4E68-9DEE-B7A1050EB7D9}"/>
                        </a:ext>
                      </a:extLst>
                    </pic:cNvPr>
                    <pic:cNvPicPr>
                      <a:picLocks noChangeAspect="1"/>
                    </pic:cNvPicPr>
                  </pic:nvPicPr>
                  <pic:blipFill>
                    <a:blip r:embed="rId8"/>
                    <a:stretch>
                      <a:fillRect/>
                    </a:stretch>
                  </pic:blipFill>
                  <pic:spPr>
                    <a:xfrm>
                      <a:off x="0" y="0"/>
                      <a:ext cx="6551864" cy="3594425"/>
                    </a:xfrm>
                    <a:prstGeom prst="rect">
                      <a:avLst/>
                    </a:prstGeom>
                  </pic:spPr>
                </pic:pic>
              </a:graphicData>
            </a:graphic>
          </wp:inline>
        </w:drawing>
      </w:r>
    </w:p>
    <w:p w14:paraId="26A030BB" w14:textId="77777777" w:rsidR="0097283E" w:rsidRDefault="0097283E"/>
    <w:p w14:paraId="26A030BC" w14:textId="77777777" w:rsidR="0097283E" w:rsidRDefault="0097283E"/>
    <w:p w14:paraId="26A030BD" w14:textId="77777777" w:rsidR="0097283E" w:rsidRDefault="0097283E"/>
    <w:p w14:paraId="26A030BE" w14:textId="77777777" w:rsidR="0097283E" w:rsidRDefault="0097283E"/>
    <w:p w14:paraId="26A030BF" w14:textId="77777777" w:rsidR="0097283E" w:rsidRDefault="0097283E">
      <w:pPr>
        <w:spacing w:after="200" w:line="276" w:lineRule="auto"/>
        <w:jc w:val="left"/>
      </w:pPr>
      <w:r>
        <w:br w:type="page"/>
      </w:r>
    </w:p>
    <w:p w14:paraId="26A030C0" w14:textId="4E394913" w:rsidR="0097283E" w:rsidRDefault="00351FE9">
      <w:pPr>
        <w:rPr>
          <w:noProof/>
        </w:rPr>
      </w:pPr>
      <w:r>
        <w:rPr>
          <w:noProof/>
        </w:rPr>
        <w:lastRenderedPageBreak/>
        <mc:AlternateContent>
          <mc:Choice Requires="wpg">
            <w:drawing>
              <wp:anchor distT="0" distB="0" distL="114300" distR="114300" simplePos="0" relativeHeight="251655168" behindDoc="0" locked="0" layoutInCell="1" allowOverlap="1" wp14:anchorId="034EC1AA" wp14:editId="27CA2CDC">
                <wp:simplePos x="0" y="0"/>
                <wp:positionH relativeFrom="column">
                  <wp:posOffset>88900</wp:posOffset>
                </wp:positionH>
                <wp:positionV relativeFrom="paragraph">
                  <wp:posOffset>209550</wp:posOffset>
                </wp:positionV>
                <wp:extent cx="5773037" cy="3137535"/>
                <wp:effectExtent l="0" t="0" r="0" b="0"/>
                <wp:wrapNone/>
                <wp:docPr id="12" name="Group 11">
                  <a:extLst xmlns:a="http://schemas.openxmlformats.org/drawingml/2006/main">
                    <a:ext uri="{FF2B5EF4-FFF2-40B4-BE49-F238E27FC236}">
                      <a16:creationId xmlns:a16="http://schemas.microsoft.com/office/drawing/2014/main" id="{3493CD84-E650-43B0-8044-36A7F86182E6}"/>
                    </a:ext>
                  </a:extLst>
                </wp:docPr>
                <wp:cNvGraphicFramePr/>
                <a:graphic xmlns:a="http://schemas.openxmlformats.org/drawingml/2006/main">
                  <a:graphicData uri="http://schemas.microsoft.com/office/word/2010/wordprocessingGroup">
                    <wpg:wgp>
                      <wpg:cNvGrpSpPr/>
                      <wpg:grpSpPr>
                        <a:xfrm>
                          <a:off x="0" y="0"/>
                          <a:ext cx="5773037" cy="3137535"/>
                          <a:chOff x="0" y="0"/>
                          <a:chExt cx="8521165" cy="4631324"/>
                        </a:xfrm>
                      </wpg:grpSpPr>
                      <pic:pic xmlns:pic="http://schemas.openxmlformats.org/drawingml/2006/picture">
                        <pic:nvPicPr>
                          <pic:cNvPr id="2" name="Picture 2">
                            <a:extLst>
                              <a:ext uri="{FF2B5EF4-FFF2-40B4-BE49-F238E27FC236}">
                                <a16:creationId xmlns:a16="http://schemas.microsoft.com/office/drawing/2014/main" id="{3C760F27-E60B-4F6B-91D1-50F23B5C97DF}"/>
                              </a:ext>
                            </a:extLst>
                          </pic:cNvPr>
                          <pic:cNvPicPr/>
                        </pic:nvPicPr>
                        <pic:blipFill rotWithShape="1">
                          <a:blip r:embed="rId9" cstate="print">
                            <a:extLst>
                              <a:ext uri="{28A0092B-C50C-407E-A947-70E740481C1C}">
                                <a14:useLocalDpi xmlns:a14="http://schemas.microsoft.com/office/drawing/2010/main" val="0"/>
                              </a:ext>
                            </a:extLst>
                          </a:blip>
                          <a:srcRect r="42006"/>
                          <a:stretch/>
                        </pic:blipFill>
                        <pic:spPr bwMode="auto">
                          <a:xfrm>
                            <a:off x="0" y="120469"/>
                            <a:ext cx="4825923" cy="4510855"/>
                          </a:xfrm>
                          <a:prstGeom prst="rect">
                            <a:avLst/>
                          </a:prstGeom>
                          <a:noFill/>
                        </pic:spPr>
                      </pic:pic>
                      <wpg:grpSp>
                        <wpg:cNvPr id="3" name="Group 3">
                          <a:extLst>
                            <a:ext uri="{FF2B5EF4-FFF2-40B4-BE49-F238E27FC236}">
                              <a16:creationId xmlns:a16="http://schemas.microsoft.com/office/drawing/2014/main" id="{2D5CAAC9-1871-477D-A689-6B2ADA6A9C4B}"/>
                            </a:ext>
                          </a:extLst>
                        </wpg:cNvPr>
                        <wpg:cNvGrpSpPr/>
                        <wpg:grpSpPr>
                          <a:xfrm>
                            <a:off x="4881148" y="2192534"/>
                            <a:ext cx="3640017" cy="2375895"/>
                            <a:chOff x="4881148" y="2192534"/>
                            <a:chExt cx="7477125" cy="4638675"/>
                          </a:xfrm>
                        </wpg:grpSpPr>
                        <pic:pic xmlns:pic="http://schemas.openxmlformats.org/drawingml/2006/picture">
                          <pic:nvPicPr>
                            <pic:cNvPr id="8" name="Picture 8">
                              <a:extLst>
                                <a:ext uri="{FF2B5EF4-FFF2-40B4-BE49-F238E27FC236}">
                                  <a16:creationId xmlns:a16="http://schemas.microsoft.com/office/drawing/2014/main" id="{6C4438D8-ABDD-4240-930F-CA9EA040E73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881148" y="2192534"/>
                              <a:ext cx="7477125" cy="4638675"/>
                            </a:xfrm>
                            <a:prstGeom prst="rect">
                              <a:avLst/>
                            </a:prstGeom>
                          </pic:spPr>
                        </pic:pic>
                        <wps:wsp>
                          <wps:cNvPr id="9" name="TextBox 6">
                            <a:extLst>
                              <a:ext uri="{FF2B5EF4-FFF2-40B4-BE49-F238E27FC236}">
                                <a16:creationId xmlns:a16="http://schemas.microsoft.com/office/drawing/2014/main" id="{871BBD15-6097-47D0-94F2-C1D0BA112360}"/>
                              </a:ext>
                            </a:extLst>
                          </wps:cNvPr>
                          <wps:cNvSpPr txBox="1"/>
                          <wps:spPr>
                            <a:xfrm>
                              <a:off x="5518391" y="2276303"/>
                              <a:ext cx="1781787" cy="503421"/>
                            </a:xfrm>
                            <a:prstGeom prst="rect">
                              <a:avLst/>
                            </a:prstGeom>
                            <a:noFill/>
                          </wps:spPr>
                          <wps:txb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wps:txbx>
                          <wps:bodyPr wrap="square" rtlCol="0">
                            <a:noAutofit/>
                          </wps:bodyPr>
                        </wps:wsp>
                      </wpg:grpSp>
                      <wpg:grpSp>
                        <wpg:cNvPr id="5" name="Group 4">
                          <a:extLst>
                            <a:ext uri="{FF2B5EF4-FFF2-40B4-BE49-F238E27FC236}">
                              <a16:creationId xmlns:a16="http://schemas.microsoft.com/office/drawing/2014/main" id="{7C627027-A7EA-4291-9F0F-90AB50AB756D}"/>
                            </a:ext>
                          </a:extLst>
                        </wpg:cNvPr>
                        <wpg:cNvGrpSpPr/>
                        <wpg:grpSpPr>
                          <a:xfrm>
                            <a:off x="4881148" y="0"/>
                            <a:ext cx="3534167" cy="2192534"/>
                            <a:chOff x="4881148" y="0"/>
                            <a:chExt cx="7477125" cy="4638675"/>
                          </a:xfrm>
                        </wpg:grpSpPr>
                        <pic:pic xmlns:pic="http://schemas.openxmlformats.org/drawingml/2006/picture">
                          <pic:nvPicPr>
                            <pic:cNvPr id="6" name="Picture 5">
                              <a:extLst>
                                <a:ext uri="{FF2B5EF4-FFF2-40B4-BE49-F238E27FC236}">
                                  <a16:creationId xmlns:a16="http://schemas.microsoft.com/office/drawing/2014/main" id="{685B4473-EE85-4391-B890-8ED7EC26746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81148" y="0"/>
                              <a:ext cx="7477125" cy="4638675"/>
                            </a:xfrm>
                            <a:prstGeom prst="rect">
                              <a:avLst/>
                            </a:prstGeom>
                          </pic:spPr>
                        </pic:pic>
                        <pic:pic xmlns:pic="http://schemas.openxmlformats.org/drawingml/2006/picture">
                          <pic:nvPicPr>
                            <pic:cNvPr id="7" name="Picture 6">
                              <a:extLst>
                                <a:ext uri="{FF2B5EF4-FFF2-40B4-BE49-F238E27FC236}">
                                  <a16:creationId xmlns:a16="http://schemas.microsoft.com/office/drawing/2014/main" id="{F560D877-ACDA-4EF5-BCE5-0493CAAC715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91619" b="95201"/>
                            <a:stretch/>
                          </pic:blipFill>
                          <pic:spPr>
                            <a:xfrm>
                              <a:off x="4890980" y="0"/>
                              <a:ext cx="626653" cy="222609"/>
                            </a:xfrm>
                            <a:prstGeom prst="rect">
                              <a:avLst/>
                            </a:prstGeom>
                          </pic:spPr>
                        </pic:pic>
                        <wps:wsp>
                          <wps:cNvPr id="10" name="TextBox 10">
                            <a:extLst>
                              <a:ext uri="{FF2B5EF4-FFF2-40B4-BE49-F238E27FC236}">
                                <a16:creationId xmlns:a16="http://schemas.microsoft.com/office/drawing/2014/main" id="{A05DC346-FE26-4C07-B2C8-BB1294DBE68F}"/>
                              </a:ext>
                            </a:extLst>
                          </wps:cNvPr>
                          <wps:cNvSpPr txBox="1"/>
                          <wps:spPr>
                            <a:xfrm>
                              <a:off x="5517647" y="120617"/>
                              <a:ext cx="1605421" cy="494134"/>
                            </a:xfrm>
                            <a:prstGeom prst="rect">
                              <a:avLst/>
                            </a:prstGeom>
                            <a:noFill/>
                          </wps:spPr>
                          <wps:txb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34EC1AA" id="Group 11" o:spid="_x0000_s1027" style="position:absolute;left:0;text-align:left;margin-left:7pt;margin-top:16.5pt;width:454.55pt;height:247.05pt;z-index:251655168;mso-width-relative:margin;mso-height-relative:margin" coordsize="85211,463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1204;width:48259;height:4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">
                  <v:imagedata r:id="rId13" o:title="" cropright="27529f"/>
                </v:shape>
                <v:group id="Group 3" o:spid="_x0000_s1029" style="position:absolute;left:48811;top:21925;width:36400;height:23759" coordorigin="48811,21925"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30" type="#_x0000_t75" style="position:absolute;left:48811;top:21925;width:74771;height:4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">
                    <v:imagedata r:id="rId14" o:title=""/>
                  </v:shape>
                  <v:shapetype id="_x0000_t202" coordsize="21600,21600" o:spt="202" path="m,l,21600r21600,l21600,xe">
                    <v:stroke joinstyle="miter"/>
                    <v:path gradientshapeok="t" o:connecttype="rect"/>
                  </v:shapetype>
                  <v:shape id="TextBox 6" o:spid="_x0000_s1031" type="#_x0000_t202" style="position:absolute;left:55183;top:22763;width:17818;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75B30C2F" w14:textId="77777777" w:rsidR="000903B7" w:rsidRPr="009D177D" w:rsidRDefault="000903B7" w:rsidP="000903B7">
                          <w:pPr>
                            <w:rPr>
                              <w:sz w:val="14"/>
                              <w:szCs w:val="14"/>
                            </w:rPr>
                          </w:pPr>
                          <w:r w:rsidRPr="009D177D">
                            <w:rPr>
                              <w:color w:val="000000" w:themeColor="text1"/>
                              <w:kern w:val="24"/>
                              <w:sz w:val="12"/>
                              <w:szCs w:val="12"/>
                            </w:rPr>
                            <w:t>P =4.68e-10</w:t>
                          </w:r>
                        </w:p>
                      </w:txbxContent>
                    </v:textbox>
                  </v:shape>
                </v:group>
                <v:group id="Group 4" o:spid="_x0000_s1032" style="position:absolute;left:48811;width:35342;height:21925" coordorigin="48811" coordsize="74771,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5" o:spid="_x0000_s1033" type="#_x0000_t75" style="position:absolute;left:48811;width:74771;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">
                    <v:imagedata r:id="rId15" o:title=""/>
                  </v:shape>
                  <v:shape id="Picture 6" o:spid="_x0000_s1034" type="#_x0000_t75" style="position:absolute;left:48909;width:6267;height: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">
                    <v:imagedata r:id="rId16" o:title="" cropbottom="62391f" cropright="60043f"/>
                  </v:shape>
                  <v:shape id="TextBox 10" o:spid="_x0000_s1035" type="#_x0000_t202" style="position:absolute;left:55176;top:1206;width:1605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60ABC36" w14:textId="77777777" w:rsidR="000903B7" w:rsidRPr="009D177D" w:rsidRDefault="000903B7" w:rsidP="000903B7">
                          <w:pPr>
                            <w:rPr>
                              <w:sz w:val="14"/>
                              <w:szCs w:val="14"/>
                            </w:rPr>
                          </w:pPr>
                          <w:r w:rsidRPr="009D177D">
                            <w:rPr>
                              <w:color w:val="000000" w:themeColor="text1"/>
                              <w:kern w:val="24"/>
                              <w:sz w:val="12"/>
                              <w:szCs w:val="12"/>
                            </w:rPr>
                            <w:t>P =0.0057</w:t>
                          </w:r>
                        </w:p>
                      </w:txbxContent>
                    </v:textbox>
                  </v:shape>
                </v:group>
              </v:group>
            </w:pict>
          </mc:Fallback>
        </mc:AlternateContent>
      </w:r>
    </w:p>
    <w:p w14:paraId="60D73B1D" w14:textId="0CBC0EB4" w:rsidR="000903B7" w:rsidRDefault="000903B7"/>
    <w:p w14:paraId="746F9FEE" w14:textId="77777777" w:rsidR="00351FE9" w:rsidRDefault="00351FE9"/>
    <w:p w14:paraId="27E93D98" w14:textId="77777777" w:rsidR="00351FE9" w:rsidRDefault="00351FE9"/>
    <w:p w14:paraId="4C21B258" w14:textId="77777777" w:rsidR="00351FE9" w:rsidRDefault="00351FE9"/>
    <w:p w14:paraId="47CFC71C" w14:textId="77777777" w:rsidR="00351FE9" w:rsidRDefault="00351FE9"/>
    <w:p w14:paraId="398D9A55" w14:textId="77777777" w:rsidR="00351FE9" w:rsidRDefault="00351FE9"/>
    <w:p w14:paraId="5D956F2C" w14:textId="77777777" w:rsidR="00351FE9" w:rsidRDefault="00351FE9"/>
    <w:p w14:paraId="26A030C1" w14:textId="513201EE" w:rsidR="0097283E" w:rsidRDefault="00CD5C69">
      <w:r w:rsidRPr="00CD5C69">
        <w:rPr>
          <w:rFonts w:hint="eastAsia"/>
          <w:b/>
        </w:rPr>
        <w:t>Fig</w:t>
      </w:r>
      <w:r w:rsidRPr="00CD5C69">
        <w:rPr>
          <w:b/>
        </w:rPr>
        <w:t>. 8.</w:t>
      </w:r>
      <w:r>
        <w:t xml:space="preserve"> 3-D Linear model of humidity and temperature to mosquito populations. (A) 3-D Model. (B) </w:t>
      </w:r>
      <w:proofErr w:type="spellStart"/>
      <w:r>
        <w:t>Realtionship</w:t>
      </w:r>
      <w:proofErr w:type="spellEnd"/>
      <w:r>
        <w:t xml:space="preserve"> between mosquito population to relative humidity in this Model. (C) Relationship between mosquito population to temperature in this model.</w:t>
      </w:r>
    </w:p>
    <w:sectPr w:rsidR="009728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6DE2D" w14:textId="77777777" w:rsidR="00EE4145" w:rsidRDefault="00EE4145" w:rsidP="008F564B">
      <w:pPr>
        <w:spacing w:after="0" w:line="240" w:lineRule="auto"/>
      </w:pPr>
      <w:r>
        <w:separator/>
      </w:r>
    </w:p>
  </w:endnote>
  <w:endnote w:type="continuationSeparator" w:id="0">
    <w:p w14:paraId="169227BF" w14:textId="77777777" w:rsidR="00EE4145" w:rsidRDefault="00EE4145" w:rsidP="008F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A542E" w14:textId="77777777" w:rsidR="00EE4145" w:rsidRDefault="00EE4145" w:rsidP="008F564B">
      <w:pPr>
        <w:spacing w:after="0" w:line="240" w:lineRule="auto"/>
      </w:pPr>
      <w:r>
        <w:separator/>
      </w:r>
    </w:p>
  </w:footnote>
  <w:footnote w:type="continuationSeparator" w:id="0">
    <w:p w14:paraId="08C8A125" w14:textId="77777777" w:rsidR="00EE4145" w:rsidRDefault="00EE4145" w:rsidP="008F5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A43B4"/>
    <w:multiLevelType w:val="hybridMultilevel"/>
    <w:tmpl w:val="D9D8C240"/>
    <w:lvl w:ilvl="0" w:tplc="8E8626A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67961"/>
    <w:multiLevelType w:val="hybridMultilevel"/>
    <w:tmpl w:val="82162750"/>
    <w:lvl w:ilvl="0" w:tplc="55D2BA9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D4348"/>
    <w:multiLevelType w:val="hybridMultilevel"/>
    <w:tmpl w:val="520ACF80"/>
    <w:lvl w:ilvl="0" w:tplc="C8A29C4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C5260C"/>
    <w:multiLevelType w:val="hybridMultilevel"/>
    <w:tmpl w:val="61A098B6"/>
    <w:lvl w:ilvl="0" w:tplc="92543D3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71898">
    <w:abstractNumId w:val="1"/>
  </w:num>
  <w:num w:numId="2" w16cid:durableId="2033141947">
    <w:abstractNumId w:val="0"/>
  </w:num>
  <w:num w:numId="3" w16cid:durableId="533687785">
    <w:abstractNumId w:val="2"/>
  </w:num>
  <w:num w:numId="4" w16cid:durableId="11064593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an Wang">
    <w15:presenceInfo w15:providerId="AD" w15:userId="S::YZW0093@auburn.edu::852e02cf-eb98-408f-a6bd-87bfa54303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0NDcxNDQ1MDAxMrZU0lEKTi0uzszPAykwtKwFAPaa8+otAAAA"/>
  </w:docVars>
  <w:rsids>
    <w:rsidRoot w:val="00F02A5E"/>
    <w:rsid w:val="00001416"/>
    <w:rsid w:val="0000267C"/>
    <w:rsid w:val="00003705"/>
    <w:rsid w:val="00005C05"/>
    <w:rsid w:val="000110BE"/>
    <w:rsid w:val="000178D7"/>
    <w:rsid w:val="00023242"/>
    <w:rsid w:val="00032D21"/>
    <w:rsid w:val="00033C09"/>
    <w:rsid w:val="00035C33"/>
    <w:rsid w:val="00035E64"/>
    <w:rsid w:val="00036920"/>
    <w:rsid w:val="000442FA"/>
    <w:rsid w:val="00044D30"/>
    <w:rsid w:val="000528C3"/>
    <w:rsid w:val="00053547"/>
    <w:rsid w:val="000612F9"/>
    <w:rsid w:val="0006306A"/>
    <w:rsid w:val="00065973"/>
    <w:rsid w:val="00070B72"/>
    <w:rsid w:val="000716DB"/>
    <w:rsid w:val="000778DE"/>
    <w:rsid w:val="000903B7"/>
    <w:rsid w:val="000A735B"/>
    <w:rsid w:val="000B5665"/>
    <w:rsid w:val="000B6EA3"/>
    <w:rsid w:val="000C38A8"/>
    <w:rsid w:val="000E56DB"/>
    <w:rsid w:val="0010311E"/>
    <w:rsid w:val="00107914"/>
    <w:rsid w:val="001239C4"/>
    <w:rsid w:val="0012480E"/>
    <w:rsid w:val="00124C63"/>
    <w:rsid w:val="001301A4"/>
    <w:rsid w:val="001400DA"/>
    <w:rsid w:val="001445F4"/>
    <w:rsid w:val="001446CC"/>
    <w:rsid w:val="0014573C"/>
    <w:rsid w:val="00153DD8"/>
    <w:rsid w:val="00155242"/>
    <w:rsid w:val="0015714F"/>
    <w:rsid w:val="0016406E"/>
    <w:rsid w:val="00175E84"/>
    <w:rsid w:val="001804D0"/>
    <w:rsid w:val="0018385A"/>
    <w:rsid w:val="001877A3"/>
    <w:rsid w:val="00187C88"/>
    <w:rsid w:val="001907F9"/>
    <w:rsid w:val="00191A73"/>
    <w:rsid w:val="00194116"/>
    <w:rsid w:val="001A0F00"/>
    <w:rsid w:val="001A231F"/>
    <w:rsid w:val="001A261F"/>
    <w:rsid w:val="001A4CFF"/>
    <w:rsid w:val="001B190A"/>
    <w:rsid w:val="001B32E5"/>
    <w:rsid w:val="001B6415"/>
    <w:rsid w:val="001B7D1A"/>
    <w:rsid w:val="001C096D"/>
    <w:rsid w:val="001C268C"/>
    <w:rsid w:val="001C52CE"/>
    <w:rsid w:val="001D086E"/>
    <w:rsid w:val="001D5979"/>
    <w:rsid w:val="001E0FFE"/>
    <w:rsid w:val="001E618D"/>
    <w:rsid w:val="001F00CE"/>
    <w:rsid w:val="001F1C03"/>
    <w:rsid w:val="001F1E2A"/>
    <w:rsid w:val="001F40CE"/>
    <w:rsid w:val="001F5D3D"/>
    <w:rsid w:val="001F64A3"/>
    <w:rsid w:val="00200400"/>
    <w:rsid w:val="002026C8"/>
    <w:rsid w:val="002040FE"/>
    <w:rsid w:val="002121C4"/>
    <w:rsid w:val="002155B5"/>
    <w:rsid w:val="00222415"/>
    <w:rsid w:val="002236C4"/>
    <w:rsid w:val="00223727"/>
    <w:rsid w:val="00224FF8"/>
    <w:rsid w:val="002277D2"/>
    <w:rsid w:val="00233FC2"/>
    <w:rsid w:val="0024537B"/>
    <w:rsid w:val="002520FF"/>
    <w:rsid w:val="00252C24"/>
    <w:rsid w:val="00262721"/>
    <w:rsid w:val="00267A67"/>
    <w:rsid w:val="00275D23"/>
    <w:rsid w:val="00276BB8"/>
    <w:rsid w:val="002817DE"/>
    <w:rsid w:val="002842DA"/>
    <w:rsid w:val="002907D5"/>
    <w:rsid w:val="00290B6A"/>
    <w:rsid w:val="002942AA"/>
    <w:rsid w:val="002960A0"/>
    <w:rsid w:val="002A414C"/>
    <w:rsid w:val="002B2926"/>
    <w:rsid w:val="002B2B24"/>
    <w:rsid w:val="002B7BEE"/>
    <w:rsid w:val="002D5C7D"/>
    <w:rsid w:val="002E127A"/>
    <w:rsid w:val="002E17F9"/>
    <w:rsid w:val="002E6608"/>
    <w:rsid w:val="002F4C92"/>
    <w:rsid w:val="00303820"/>
    <w:rsid w:val="003042D1"/>
    <w:rsid w:val="0030747D"/>
    <w:rsid w:val="00316B09"/>
    <w:rsid w:val="00320567"/>
    <w:rsid w:val="00321C30"/>
    <w:rsid w:val="00325017"/>
    <w:rsid w:val="00326689"/>
    <w:rsid w:val="00333C54"/>
    <w:rsid w:val="00334841"/>
    <w:rsid w:val="00337E02"/>
    <w:rsid w:val="00341C11"/>
    <w:rsid w:val="00342CB8"/>
    <w:rsid w:val="00351FE9"/>
    <w:rsid w:val="00352E6F"/>
    <w:rsid w:val="00353919"/>
    <w:rsid w:val="00353C15"/>
    <w:rsid w:val="00357534"/>
    <w:rsid w:val="00361C3E"/>
    <w:rsid w:val="00367456"/>
    <w:rsid w:val="00371689"/>
    <w:rsid w:val="00372808"/>
    <w:rsid w:val="00372C7D"/>
    <w:rsid w:val="00373CBD"/>
    <w:rsid w:val="00375B67"/>
    <w:rsid w:val="003760CF"/>
    <w:rsid w:val="00377B24"/>
    <w:rsid w:val="00377E35"/>
    <w:rsid w:val="00384D30"/>
    <w:rsid w:val="00392A4A"/>
    <w:rsid w:val="00394D3E"/>
    <w:rsid w:val="003A2B6C"/>
    <w:rsid w:val="003A5397"/>
    <w:rsid w:val="003A5D66"/>
    <w:rsid w:val="003A684D"/>
    <w:rsid w:val="003A7D95"/>
    <w:rsid w:val="003B0342"/>
    <w:rsid w:val="003B359B"/>
    <w:rsid w:val="003B3825"/>
    <w:rsid w:val="003B6649"/>
    <w:rsid w:val="003B6B1C"/>
    <w:rsid w:val="003C2A9F"/>
    <w:rsid w:val="003C4329"/>
    <w:rsid w:val="003D156E"/>
    <w:rsid w:val="003D1CDE"/>
    <w:rsid w:val="003E1C9E"/>
    <w:rsid w:val="003E39D7"/>
    <w:rsid w:val="003F0E49"/>
    <w:rsid w:val="003F194D"/>
    <w:rsid w:val="00403C53"/>
    <w:rsid w:val="0040719F"/>
    <w:rsid w:val="00411A2D"/>
    <w:rsid w:val="0041632B"/>
    <w:rsid w:val="00423273"/>
    <w:rsid w:val="0042453C"/>
    <w:rsid w:val="00431C06"/>
    <w:rsid w:val="00442FC2"/>
    <w:rsid w:val="004473DD"/>
    <w:rsid w:val="00451BE3"/>
    <w:rsid w:val="004608DB"/>
    <w:rsid w:val="0046193F"/>
    <w:rsid w:val="004660CA"/>
    <w:rsid w:val="0047047C"/>
    <w:rsid w:val="0047322F"/>
    <w:rsid w:val="00473954"/>
    <w:rsid w:val="00484D5B"/>
    <w:rsid w:val="00487380"/>
    <w:rsid w:val="00492F05"/>
    <w:rsid w:val="004A152A"/>
    <w:rsid w:val="004A4C72"/>
    <w:rsid w:val="004A6508"/>
    <w:rsid w:val="004B0D83"/>
    <w:rsid w:val="004C75E9"/>
    <w:rsid w:val="004E374A"/>
    <w:rsid w:val="004E3CA7"/>
    <w:rsid w:val="004E4C1C"/>
    <w:rsid w:val="004E7FD3"/>
    <w:rsid w:val="004F0ADC"/>
    <w:rsid w:val="004F3584"/>
    <w:rsid w:val="004F5B1C"/>
    <w:rsid w:val="005037C8"/>
    <w:rsid w:val="00503AF2"/>
    <w:rsid w:val="0050632B"/>
    <w:rsid w:val="005105F1"/>
    <w:rsid w:val="0051515A"/>
    <w:rsid w:val="005156A2"/>
    <w:rsid w:val="00516CAA"/>
    <w:rsid w:val="005216CC"/>
    <w:rsid w:val="00521FEF"/>
    <w:rsid w:val="00522798"/>
    <w:rsid w:val="00526551"/>
    <w:rsid w:val="00526F7A"/>
    <w:rsid w:val="005319F8"/>
    <w:rsid w:val="0053497D"/>
    <w:rsid w:val="00540569"/>
    <w:rsid w:val="00545690"/>
    <w:rsid w:val="005460AA"/>
    <w:rsid w:val="00570522"/>
    <w:rsid w:val="00581262"/>
    <w:rsid w:val="0058382E"/>
    <w:rsid w:val="00591C7D"/>
    <w:rsid w:val="00596D94"/>
    <w:rsid w:val="005A25C7"/>
    <w:rsid w:val="005B3ECB"/>
    <w:rsid w:val="005B5586"/>
    <w:rsid w:val="005C1A5B"/>
    <w:rsid w:val="005C3ED0"/>
    <w:rsid w:val="005D3D8E"/>
    <w:rsid w:val="005D4684"/>
    <w:rsid w:val="005D6961"/>
    <w:rsid w:val="005D724C"/>
    <w:rsid w:val="005D76CC"/>
    <w:rsid w:val="005E3927"/>
    <w:rsid w:val="005E4AEB"/>
    <w:rsid w:val="005E709B"/>
    <w:rsid w:val="005E7DB5"/>
    <w:rsid w:val="005F0971"/>
    <w:rsid w:val="005F21B0"/>
    <w:rsid w:val="005F41C0"/>
    <w:rsid w:val="00600D57"/>
    <w:rsid w:val="00610757"/>
    <w:rsid w:val="006124D8"/>
    <w:rsid w:val="006126AD"/>
    <w:rsid w:val="0061619F"/>
    <w:rsid w:val="006171F7"/>
    <w:rsid w:val="0062509B"/>
    <w:rsid w:val="00626C50"/>
    <w:rsid w:val="00631922"/>
    <w:rsid w:val="00632114"/>
    <w:rsid w:val="0063216B"/>
    <w:rsid w:val="00632682"/>
    <w:rsid w:val="00635870"/>
    <w:rsid w:val="0065288D"/>
    <w:rsid w:val="00655E36"/>
    <w:rsid w:val="00655E74"/>
    <w:rsid w:val="0066045D"/>
    <w:rsid w:val="0066324F"/>
    <w:rsid w:val="00663E03"/>
    <w:rsid w:val="0066432D"/>
    <w:rsid w:val="00665BCE"/>
    <w:rsid w:val="00671722"/>
    <w:rsid w:val="006773AF"/>
    <w:rsid w:val="00681755"/>
    <w:rsid w:val="006836C2"/>
    <w:rsid w:val="00683E3E"/>
    <w:rsid w:val="0068524C"/>
    <w:rsid w:val="00691D17"/>
    <w:rsid w:val="0069305F"/>
    <w:rsid w:val="006A17D5"/>
    <w:rsid w:val="006A3D87"/>
    <w:rsid w:val="006A3F50"/>
    <w:rsid w:val="006A760D"/>
    <w:rsid w:val="006B2F40"/>
    <w:rsid w:val="006B3603"/>
    <w:rsid w:val="006B3DC4"/>
    <w:rsid w:val="006B4067"/>
    <w:rsid w:val="006C0283"/>
    <w:rsid w:val="006D4489"/>
    <w:rsid w:val="006D506F"/>
    <w:rsid w:val="006D64E9"/>
    <w:rsid w:val="006F1A8F"/>
    <w:rsid w:val="006F4448"/>
    <w:rsid w:val="006F4713"/>
    <w:rsid w:val="00701BA2"/>
    <w:rsid w:val="00704679"/>
    <w:rsid w:val="00705650"/>
    <w:rsid w:val="00715A37"/>
    <w:rsid w:val="007175B9"/>
    <w:rsid w:val="007225A1"/>
    <w:rsid w:val="007232B5"/>
    <w:rsid w:val="0073331C"/>
    <w:rsid w:val="00735D82"/>
    <w:rsid w:val="00746057"/>
    <w:rsid w:val="00746E4D"/>
    <w:rsid w:val="00753B59"/>
    <w:rsid w:val="00757153"/>
    <w:rsid w:val="00757787"/>
    <w:rsid w:val="00761919"/>
    <w:rsid w:val="00763322"/>
    <w:rsid w:val="00764BC5"/>
    <w:rsid w:val="007650CC"/>
    <w:rsid w:val="0077161A"/>
    <w:rsid w:val="00772AE6"/>
    <w:rsid w:val="00774B6C"/>
    <w:rsid w:val="00774CFB"/>
    <w:rsid w:val="00776B42"/>
    <w:rsid w:val="00783CB9"/>
    <w:rsid w:val="007861C0"/>
    <w:rsid w:val="00786305"/>
    <w:rsid w:val="00786884"/>
    <w:rsid w:val="00790E15"/>
    <w:rsid w:val="00791656"/>
    <w:rsid w:val="007A15C4"/>
    <w:rsid w:val="007A1E39"/>
    <w:rsid w:val="007A5483"/>
    <w:rsid w:val="007A6E1F"/>
    <w:rsid w:val="007B3ED5"/>
    <w:rsid w:val="007B4423"/>
    <w:rsid w:val="007B4B3F"/>
    <w:rsid w:val="007B5EB0"/>
    <w:rsid w:val="007C3C3C"/>
    <w:rsid w:val="007C775F"/>
    <w:rsid w:val="007D0343"/>
    <w:rsid w:val="007F4ADE"/>
    <w:rsid w:val="007F59A9"/>
    <w:rsid w:val="007F74A3"/>
    <w:rsid w:val="007F7F54"/>
    <w:rsid w:val="008017D8"/>
    <w:rsid w:val="008028DF"/>
    <w:rsid w:val="00805B24"/>
    <w:rsid w:val="00806EDF"/>
    <w:rsid w:val="008122D1"/>
    <w:rsid w:val="0081269C"/>
    <w:rsid w:val="00821AFE"/>
    <w:rsid w:val="0082324E"/>
    <w:rsid w:val="008235DF"/>
    <w:rsid w:val="00827E4F"/>
    <w:rsid w:val="00831F0F"/>
    <w:rsid w:val="00832521"/>
    <w:rsid w:val="00832B9B"/>
    <w:rsid w:val="008355B7"/>
    <w:rsid w:val="008368BC"/>
    <w:rsid w:val="008417BC"/>
    <w:rsid w:val="00841985"/>
    <w:rsid w:val="00851100"/>
    <w:rsid w:val="00851928"/>
    <w:rsid w:val="00851A4F"/>
    <w:rsid w:val="0086628B"/>
    <w:rsid w:val="0087182A"/>
    <w:rsid w:val="00872AA9"/>
    <w:rsid w:val="00874975"/>
    <w:rsid w:val="00875B38"/>
    <w:rsid w:val="00876CBA"/>
    <w:rsid w:val="00887D10"/>
    <w:rsid w:val="0089218E"/>
    <w:rsid w:val="00896B14"/>
    <w:rsid w:val="008C2554"/>
    <w:rsid w:val="008C4D85"/>
    <w:rsid w:val="008D1653"/>
    <w:rsid w:val="008D1BEC"/>
    <w:rsid w:val="008D2CD7"/>
    <w:rsid w:val="008D6A0F"/>
    <w:rsid w:val="008D71A3"/>
    <w:rsid w:val="008E1720"/>
    <w:rsid w:val="008E40EF"/>
    <w:rsid w:val="008F2268"/>
    <w:rsid w:val="008F2C55"/>
    <w:rsid w:val="008F564B"/>
    <w:rsid w:val="00903F4E"/>
    <w:rsid w:val="00905628"/>
    <w:rsid w:val="009104BB"/>
    <w:rsid w:val="00914FB4"/>
    <w:rsid w:val="009201DA"/>
    <w:rsid w:val="00926EE9"/>
    <w:rsid w:val="00927282"/>
    <w:rsid w:val="00933324"/>
    <w:rsid w:val="00934373"/>
    <w:rsid w:val="00937846"/>
    <w:rsid w:val="00941DD3"/>
    <w:rsid w:val="00944A75"/>
    <w:rsid w:val="0094619C"/>
    <w:rsid w:val="00950250"/>
    <w:rsid w:val="00952AF6"/>
    <w:rsid w:val="00954FD9"/>
    <w:rsid w:val="009630B5"/>
    <w:rsid w:val="009637A0"/>
    <w:rsid w:val="00965251"/>
    <w:rsid w:val="009727D5"/>
    <w:rsid w:val="0097283E"/>
    <w:rsid w:val="009748C0"/>
    <w:rsid w:val="009804A2"/>
    <w:rsid w:val="009842B1"/>
    <w:rsid w:val="009848DD"/>
    <w:rsid w:val="009A005F"/>
    <w:rsid w:val="009C007E"/>
    <w:rsid w:val="009C03C0"/>
    <w:rsid w:val="009C187F"/>
    <w:rsid w:val="009C5091"/>
    <w:rsid w:val="009C6C58"/>
    <w:rsid w:val="009D177D"/>
    <w:rsid w:val="009D2355"/>
    <w:rsid w:val="009E20A7"/>
    <w:rsid w:val="009E50F8"/>
    <w:rsid w:val="009F12B6"/>
    <w:rsid w:val="009F5B16"/>
    <w:rsid w:val="00A00557"/>
    <w:rsid w:val="00A02BE7"/>
    <w:rsid w:val="00A03446"/>
    <w:rsid w:val="00A04D45"/>
    <w:rsid w:val="00A06F2E"/>
    <w:rsid w:val="00A10861"/>
    <w:rsid w:val="00A168B8"/>
    <w:rsid w:val="00A2153F"/>
    <w:rsid w:val="00A2273C"/>
    <w:rsid w:val="00A23347"/>
    <w:rsid w:val="00A24693"/>
    <w:rsid w:val="00A3339D"/>
    <w:rsid w:val="00A45DDA"/>
    <w:rsid w:val="00A5192E"/>
    <w:rsid w:val="00A530CD"/>
    <w:rsid w:val="00A534AC"/>
    <w:rsid w:val="00A54B14"/>
    <w:rsid w:val="00A55A84"/>
    <w:rsid w:val="00A5670A"/>
    <w:rsid w:val="00A6110C"/>
    <w:rsid w:val="00A64925"/>
    <w:rsid w:val="00A65197"/>
    <w:rsid w:val="00A67271"/>
    <w:rsid w:val="00A757D2"/>
    <w:rsid w:val="00A82BD1"/>
    <w:rsid w:val="00A84FAC"/>
    <w:rsid w:val="00A92A96"/>
    <w:rsid w:val="00A9662D"/>
    <w:rsid w:val="00AA1FEB"/>
    <w:rsid w:val="00AA29D1"/>
    <w:rsid w:val="00AA625B"/>
    <w:rsid w:val="00AA79F1"/>
    <w:rsid w:val="00AA7ADC"/>
    <w:rsid w:val="00AB309D"/>
    <w:rsid w:val="00AB4587"/>
    <w:rsid w:val="00AB58B2"/>
    <w:rsid w:val="00AC529D"/>
    <w:rsid w:val="00AC6404"/>
    <w:rsid w:val="00AD0C43"/>
    <w:rsid w:val="00AE0C6D"/>
    <w:rsid w:val="00AE6522"/>
    <w:rsid w:val="00AE72EA"/>
    <w:rsid w:val="00AE7551"/>
    <w:rsid w:val="00AF1F2D"/>
    <w:rsid w:val="00AF3274"/>
    <w:rsid w:val="00B063AE"/>
    <w:rsid w:val="00B104A5"/>
    <w:rsid w:val="00B15AD5"/>
    <w:rsid w:val="00B15EB0"/>
    <w:rsid w:val="00B2248C"/>
    <w:rsid w:val="00B26F87"/>
    <w:rsid w:val="00B402FA"/>
    <w:rsid w:val="00B44484"/>
    <w:rsid w:val="00B513B3"/>
    <w:rsid w:val="00B54E9F"/>
    <w:rsid w:val="00B56445"/>
    <w:rsid w:val="00B61FFF"/>
    <w:rsid w:val="00B64E01"/>
    <w:rsid w:val="00B65492"/>
    <w:rsid w:val="00B7028A"/>
    <w:rsid w:val="00B73B48"/>
    <w:rsid w:val="00B80442"/>
    <w:rsid w:val="00B82795"/>
    <w:rsid w:val="00B8376C"/>
    <w:rsid w:val="00B9128A"/>
    <w:rsid w:val="00B9673B"/>
    <w:rsid w:val="00BA01DA"/>
    <w:rsid w:val="00BA6784"/>
    <w:rsid w:val="00BB39E3"/>
    <w:rsid w:val="00BC376E"/>
    <w:rsid w:val="00BC53A2"/>
    <w:rsid w:val="00BC6E83"/>
    <w:rsid w:val="00BD4FBB"/>
    <w:rsid w:val="00BE4266"/>
    <w:rsid w:val="00BE6E5C"/>
    <w:rsid w:val="00BF3DE6"/>
    <w:rsid w:val="00C03298"/>
    <w:rsid w:val="00C1062F"/>
    <w:rsid w:val="00C109F5"/>
    <w:rsid w:val="00C12E83"/>
    <w:rsid w:val="00C14110"/>
    <w:rsid w:val="00C1460F"/>
    <w:rsid w:val="00C20FE1"/>
    <w:rsid w:val="00C27BC0"/>
    <w:rsid w:val="00C30844"/>
    <w:rsid w:val="00C339CE"/>
    <w:rsid w:val="00C432DD"/>
    <w:rsid w:val="00C4422B"/>
    <w:rsid w:val="00C502E2"/>
    <w:rsid w:val="00C503C9"/>
    <w:rsid w:val="00C52CE9"/>
    <w:rsid w:val="00C53FE8"/>
    <w:rsid w:val="00C6166D"/>
    <w:rsid w:val="00C6411A"/>
    <w:rsid w:val="00C66FE2"/>
    <w:rsid w:val="00C67AED"/>
    <w:rsid w:val="00C72C89"/>
    <w:rsid w:val="00C74A71"/>
    <w:rsid w:val="00C76711"/>
    <w:rsid w:val="00C82006"/>
    <w:rsid w:val="00C85D35"/>
    <w:rsid w:val="00C87397"/>
    <w:rsid w:val="00C93171"/>
    <w:rsid w:val="00CA2EC4"/>
    <w:rsid w:val="00CB1A2D"/>
    <w:rsid w:val="00CB3323"/>
    <w:rsid w:val="00CB35F2"/>
    <w:rsid w:val="00CB5551"/>
    <w:rsid w:val="00CC101F"/>
    <w:rsid w:val="00CC3B8E"/>
    <w:rsid w:val="00CC6E97"/>
    <w:rsid w:val="00CC7B76"/>
    <w:rsid w:val="00CD192F"/>
    <w:rsid w:val="00CD2677"/>
    <w:rsid w:val="00CD56EA"/>
    <w:rsid w:val="00CD5C69"/>
    <w:rsid w:val="00CD743E"/>
    <w:rsid w:val="00CD79BF"/>
    <w:rsid w:val="00CD7FA1"/>
    <w:rsid w:val="00CE0439"/>
    <w:rsid w:val="00CE1609"/>
    <w:rsid w:val="00CE7FB6"/>
    <w:rsid w:val="00CF388A"/>
    <w:rsid w:val="00CF655C"/>
    <w:rsid w:val="00D007EE"/>
    <w:rsid w:val="00D012D1"/>
    <w:rsid w:val="00D01F63"/>
    <w:rsid w:val="00D0606E"/>
    <w:rsid w:val="00D07C5D"/>
    <w:rsid w:val="00D07F42"/>
    <w:rsid w:val="00D12EFC"/>
    <w:rsid w:val="00D13035"/>
    <w:rsid w:val="00D134D4"/>
    <w:rsid w:val="00D13937"/>
    <w:rsid w:val="00D147CD"/>
    <w:rsid w:val="00D148FF"/>
    <w:rsid w:val="00D149B2"/>
    <w:rsid w:val="00D30C32"/>
    <w:rsid w:val="00D346C6"/>
    <w:rsid w:val="00D37DDA"/>
    <w:rsid w:val="00D504A6"/>
    <w:rsid w:val="00D51AD7"/>
    <w:rsid w:val="00D52389"/>
    <w:rsid w:val="00D530C3"/>
    <w:rsid w:val="00D56487"/>
    <w:rsid w:val="00D602B0"/>
    <w:rsid w:val="00D6153A"/>
    <w:rsid w:val="00D64740"/>
    <w:rsid w:val="00D64935"/>
    <w:rsid w:val="00D655B3"/>
    <w:rsid w:val="00D66F64"/>
    <w:rsid w:val="00D67E7D"/>
    <w:rsid w:val="00D703A5"/>
    <w:rsid w:val="00D71895"/>
    <w:rsid w:val="00D71B3A"/>
    <w:rsid w:val="00D71DCB"/>
    <w:rsid w:val="00D76E5C"/>
    <w:rsid w:val="00D81216"/>
    <w:rsid w:val="00D854F5"/>
    <w:rsid w:val="00D876AA"/>
    <w:rsid w:val="00D92D1B"/>
    <w:rsid w:val="00D94822"/>
    <w:rsid w:val="00DA41E6"/>
    <w:rsid w:val="00DB7056"/>
    <w:rsid w:val="00DC2045"/>
    <w:rsid w:val="00DE0F2C"/>
    <w:rsid w:val="00DE29EA"/>
    <w:rsid w:val="00DE31D0"/>
    <w:rsid w:val="00DF0ABF"/>
    <w:rsid w:val="00DF6081"/>
    <w:rsid w:val="00DF69E1"/>
    <w:rsid w:val="00E01E8A"/>
    <w:rsid w:val="00E03B5D"/>
    <w:rsid w:val="00E0446A"/>
    <w:rsid w:val="00E05A36"/>
    <w:rsid w:val="00E1211A"/>
    <w:rsid w:val="00E129C6"/>
    <w:rsid w:val="00E14A73"/>
    <w:rsid w:val="00E20C14"/>
    <w:rsid w:val="00E239F6"/>
    <w:rsid w:val="00E25C98"/>
    <w:rsid w:val="00E328A9"/>
    <w:rsid w:val="00E33B25"/>
    <w:rsid w:val="00E40B04"/>
    <w:rsid w:val="00E44389"/>
    <w:rsid w:val="00E61BCE"/>
    <w:rsid w:val="00E713D8"/>
    <w:rsid w:val="00E72509"/>
    <w:rsid w:val="00E7431C"/>
    <w:rsid w:val="00E77FB1"/>
    <w:rsid w:val="00E85C87"/>
    <w:rsid w:val="00E9103D"/>
    <w:rsid w:val="00EA0095"/>
    <w:rsid w:val="00EA2761"/>
    <w:rsid w:val="00EA59B0"/>
    <w:rsid w:val="00EB0F6C"/>
    <w:rsid w:val="00EB76DC"/>
    <w:rsid w:val="00EB7E87"/>
    <w:rsid w:val="00EC14F0"/>
    <w:rsid w:val="00EC2439"/>
    <w:rsid w:val="00EC30DE"/>
    <w:rsid w:val="00EC7C85"/>
    <w:rsid w:val="00ED6D39"/>
    <w:rsid w:val="00ED7E3E"/>
    <w:rsid w:val="00EE115E"/>
    <w:rsid w:val="00EE4145"/>
    <w:rsid w:val="00EF66F2"/>
    <w:rsid w:val="00EF7C78"/>
    <w:rsid w:val="00F02A5E"/>
    <w:rsid w:val="00F039B4"/>
    <w:rsid w:val="00F04AC6"/>
    <w:rsid w:val="00F05F61"/>
    <w:rsid w:val="00F06F2B"/>
    <w:rsid w:val="00F0735F"/>
    <w:rsid w:val="00F115D6"/>
    <w:rsid w:val="00F11649"/>
    <w:rsid w:val="00F13573"/>
    <w:rsid w:val="00F15489"/>
    <w:rsid w:val="00F2125D"/>
    <w:rsid w:val="00F24225"/>
    <w:rsid w:val="00F3068D"/>
    <w:rsid w:val="00F30699"/>
    <w:rsid w:val="00F318F2"/>
    <w:rsid w:val="00F353A4"/>
    <w:rsid w:val="00F359F0"/>
    <w:rsid w:val="00F36A45"/>
    <w:rsid w:val="00F41ACC"/>
    <w:rsid w:val="00F42291"/>
    <w:rsid w:val="00F42345"/>
    <w:rsid w:val="00F44501"/>
    <w:rsid w:val="00F45F90"/>
    <w:rsid w:val="00F46490"/>
    <w:rsid w:val="00F60444"/>
    <w:rsid w:val="00F61BFF"/>
    <w:rsid w:val="00F63957"/>
    <w:rsid w:val="00F66C3D"/>
    <w:rsid w:val="00F70963"/>
    <w:rsid w:val="00F7194C"/>
    <w:rsid w:val="00F75B53"/>
    <w:rsid w:val="00F80C88"/>
    <w:rsid w:val="00F829B5"/>
    <w:rsid w:val="00F84BE4"/>
    <w:rsid w:val="00F84CCD"/>
    <w:rsid w:val="00F860E2"/>
    <w:rsid w:val="00F864C8"/>
    <w:rsid w:val="00FA68BD"/>
    <w:rsid w:val="00FB0472"/>
    <w:rsid w:val="00FB1B9D"/>
    <w:rsid w:val="00FB3A48"/>
    <w:rsid w:val="00FB5240"/>
    <w:rsid w:val="00FC0825"/>
    <w:rsid w:val="00FC0CB1"/>
    <w:rsid w:val="00FC4875"/>
    <w:rsid w:val="00FD0369"/>
    <w:rsid w:val="00FD0636"/>
    <w:rsid w:val="00FD11B1"/>
    <w:rsid w:val="00FD4EA9"/>
    <w:rsid w:val="00FD5EE5"/>
    <w:rsid w:val="00FD7BF5"/>
    <w:rsid w:val="00FE00F9"/>
    <w:rsid w:val="00FE61E3"/>
    <w:rsid w:val="00FE639C"/>
    <w:rsid w:val="00FE65DA"/>
    <w:rsid w:val="00FE7F68"/>
    <w:rsid w:val="00FF0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02F2C"/>
  <w15:docId w15:val="{2F7BAC4A-4738-46B9-A936-F3946FB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D94"/>
    <w:pPr>
      <w:spacing w:after="160" w:line="480" w:lineRule="auto"/>
      <w:jc w:val="both"/>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D94"/>
    <w:rPr>
      <w:color w:val="0000FF" w:themeColor="hyperlink"/>
      <w:u w:val="single"/>
    </w:rPr>
  </w:style>
  <w:style w:type="paragraph" w:styleId="NormalWeb">
    <w:name w:val="Normal (Web)"/>
    <w:basedOn w:val="Normal"/>
    <w:uiPriority w:val="99"/>
    <w:semiHidden/>
    <w:unhideWhenUsed/>
    <w:rsid w:val="00596D94"/>
    <w:pPr>
      <w:spacing w:before="100" w:beforeAutospacing="1" w:after="100" w:afterAutospacing="1" w:line="240" w:lineRule="auto"/>
      <w:jc w:val="left"/>
    </w:pPr>
    <w:rPr>
      <w:sz w:val="24"/>
      <w:szCs w:val="24"/>
    </w:rPr>
  </w:style>
  <w:style w:type="paragraph" w:styleId="BalloonText">
    <w:name w:val="Balloon Text"/>
    <w:basedOn w:val="Normal"/>
    <w:link w:val="BalloonTextChar"/>
    <w:uiPriority w:val="99"/>
    <w:semiHidden/>
    <w:unhideWhenUsed/>
    <w:rsid w:val="00972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83E"/>
    <w:rPr>
      <w:rFonts w:ascii="Tahoma" w:hAnsi="Tahoma" w:cs="Tahoma"/>
      <w:sz w:val="16"/>
      <w:szCs w:val="16"/>
    </w:rPr>
  </w:style>
  <w:style w:type="paragraph" w:styleId="Bibliography">
    <w:name w:val="Bibliography"/>
    <w:basedOn w:val="Normal"/>
    <w:next w:val="Normal"/>
    <w:uiPriority w:val="37"/>
    <w:unhideWhenUsed/>
    <w:rsid w:val="00BD4FBB"/>
    <w:pPr>
      <w:spacing w:after="0" w:line="240" w:lineRule="auto"/>
      <w:ind w:left="720" w:hanging="720"/>
    </w:pPr>
  </w:style>
  <w:style w:type="paragraph" w:styleId="ListParagraph">
    <w:name w:val="List Paragraph"/>
    <w:basedOn w:val="Normal"/>
    <w:uiPriority w:val="34"/>
    <w:qFormat/>
    <w:rsid w:val="006B3603"/>
    <w:pPr>
      <w:ind w:left="720"/>
      <w:contextualSpacing/>
    </w:pPr>
  </w:style>
  <w:style w:type="paragraph" w:styleId="Revision">
    <w:name w:val="Revision"/>
    <w:hidden/>
    <w:uiPriority w:val="99"/>
    <w:semiHidden/>
    <w:rsid w:val="00D530C3"/>
    <w:pPr>
      <w:spacing w:after="0" w:line="240" w:lineRule="auto"/>
    </w:pPr>
    <w:rPr>
      <w:sz w:val="22"/>
    </w:rPr>
  </w:style>
  <w:style w:type="character" w:customStyle="1" w:styleId="ref-journal">
    <w:name w:val="ref-journal"/>
    <w:basedOn w:val="DefaultParagraphFont"/>
    <w:rsid w:val="00B64E01"/>
  </w:style>
  <w:style w:type="character" w:customStyle="1" w:styleId="ref-vol">
    <w:name w:val="ref-vol"/>
    <w:basedOn w:val="DefaultParagraphFont"/>
    <w:rsid w:val="00B64E01"/>
  </w:style>
  <w:style w:type="character" w:styleId="Emphasis">
    <w:name w:val="Emphasis"/>
    <w:basedOn w:val="DefaultParagraphFont"/>
    <w:uiPriority w:val="20"/>
    <w:qFormat/>
    <w:rsid w:val="00821AFE"/>
    <w:rPr>
      <w:i/>
      <w:iCs/>
    </w:rPr>
  </w:style>
  <w:style w:type="character" w:customStyle="1" w:styleId="citation">
    <w:name w:val="citation"/>
    <w:basedOn w:val="DefaultParagraphFont"/>
    <w:rsid w:val="005037C8"/>
  </w:style>
  <w:style w:type="character" w:customStyle="1" w:styleId="nowrap">
    <w:name w:val="nowrap"/>
    <w:basedOn w:val="DefaultParagraphFont"/>
    <w:rsid w:val="005037C8"/>
  </w:style>
  <w:style w:type="paragraph" w:styleId="Header">
    <w:name w:val="header"/>
    <w:basedOn w:val="Normal"/>
    <w:link w:val="HeaderChar"/>
    <w:uiPriority w:val="99"/>
    <w:unhideWhenUsed/>
    <w:rsid w:val="008F564B"/>
    <w:pPr>
      <w:pBdr>
        <w:bottom w:val="single" w:sz="6" w:space="1" w:color="auto"/>
      </w:pBdr>
      <w:tabs>
        <w:tab w:val="center" w:pos="4513"/>
        <w:tab w:val="right" w:pos="9026"/>
      </w:tabs>
      <w:snapToGrid w:val="0"/>
      <w:spacing w:line="240" w:lineRule="auto"/>
      <w:jc w:val="center"/>
    </w:pPr>
    <w:rPr>
      <w:sz w:val="18"/>
      <w:szCs w:val="18"/>
    </w:rPr>
  </w:style>
  <w:style w:type="character" w:customStyle="1" w:styleId="HeaderChar">
    <w:name w:val="Header Char"/>
    <w:basedOn w:val="DefaultParagraphFont"/>
    <w:link w:val="Header"/>
    <w:uiPriority w:val="99"/>
    <w:rsid w:val="008F564B"/>
    <w:rPr>
      <w:sz w:val="18"/>
      <w:szCs w:val="18"/>
    </w:rPr>
  </w:style>
  <w:style w:type="paragraph" w:styleId="Footer">
    <w:name w:val="footer"/>
    <w:basedOn w:val="Normal"/>
    <w:link w:val="FooterChar"/>
    <w:uiPriority w:val="99"/>
    <w:unhideWhenUsed/>
    <w:rsid w:val="008F564B"/>
    <w:pPr>
      <w:tabs>
        <w:tab w:val="center" w:pos="4513"/>
        <w:tab w:val="right" w:pos="9026"/>
      </w:tabs>
      <w:snapToGrid w:val="0"/>
      <w:spacing w:line="240" w:lineRule="auto"/>
      <w:jc w:val="left"/>
    </w:pPr>
    <w:rPr>
      <w:sz w:val="18"/>
      <w:szCs w:val="18"/>
    </w:rPr>
  </w:style>
  <w:style w:type="character" w:customStyle="1" w:styleId="FooterChar">
    <w:name w:val="Footer Char"/>
    <w:basedOn w:val="DefaultParagraphFont"/>
    <w:link w:val="Footer"/>
    <w:uiPriority w:val="99"/>
    <w:rsid w:val="008F564B"/>
    <w:rPr>
      <w:sz w:val="18"/>
      <w:szCs w:val="18"/>
    </w:rPr>
  </w:style>
  <w:style w:type="character" w:styleId="UnresolvedMention">
    <w:name w:val="Unresolved Mention"/>
    <w:basedOn w:val="DefaultParagraphFont"/>
    <w:uiPriority w:val="99"/>
    <w:semiHidden/>
    <w:unhideWhenUsed/>
    <w:rsid w:val="00A5670A"/>
    <w:rPr>
      <w:color w:val="605E5C"/>
      <w:shd w:val="clear" w:color="auto" w:fill="E1DFDD"/>
    </w:rPr>
  </w:style>
  <w:style w:type="character" w:styleId="CommentReference">
    <w:name w:val="annotation reference"/>
    <w:basedOn w:val="DefaultParagraphFont"/>
    <w:uiPriority w:val="99"/>
    <w:semiHidden/>
    <w:unhideWhenUsed/>
    <w:rsid w:val="009C007E"/>
    <w:rPr>
      <w:sz w:val="16"/>
      <w:szCs w:val="16"/>
    </w:rPr>
  </w:style>
  <w:style w:type="paragraph" w:styleId="CommentText">
    <w:name w:val="annotation text"/>
    <w:basedOn w:val="Normal"/>
    <w:link w:val="CommentTextChar"/>
    <w:uiPriority w:val="99"/>
    <w:semiHidden/>
    <w:unhideWhenUsed/>
    <w:rsid w:val="009C007E"/>
    <w:pPr>
      <w:spacing w:line="240" w:lineRule="auto"/>
    </w:pPr>
    <w:rPr>
      <w:sz w:val="20"/>
      <w:szCs w:val="20"/>
    </w:rPr>
  </w:style>
  <w:style w:type="character" w:customStyle="1" w:styleId="CommentTextChar">
    <w:name w:val="Comment Text Char"/>
    <w:basedOn w:val="DefaultParagraphFont"/>
    <w:link w:val="CommentText"/>
    <w:uiPriority w:val="99"/>
    <w:semiHidden/>
    <w:rsid w:val="009C007E"/>
    <w:rPr>
      <w:sz w:val="20"/>
      <w:szCs w:val="20"/>
    </w:rPr>
  </w:style>
  <w:style w:type="paragraph" w:styleId="CommentSubject">
    <w:name w:val="annotation subject"/>
    <w:basedOn w:val="CommentText"/>
    <w:next w:val="CommentText"/>
    <w:link w:val="CommentSubjectChar"/>
    <w:uiPriority w:val="99"/>
    <w:semiHidden/>
    <w:unhideWhenUsed/>
    <w:rsid w:val="009C007E"/>
    <w:rPr>
      <w:b/>
      <w:bCs/>
    </w:rPr>
  </w:style>
  <w:style w:type="character" w:customStyle="1" w:styleId="CommentSubjectChar">
    <w:name w:val="Comment Subject Char"/>
    <w:basedOn w:val="CommentTextChar"/>
    <w:link w:val="CommentSubject"/>
    <w:uiPriority w:val="99"/>
    <w:semiHidden/>
    <w:rsid w:val="009C00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0443">
      <w:bodyDiv w:val="1"/>
      <w:marLeft w:val="0"/>
      <w:marRight w:val="0"/>
      <w:marTop w:val="0"/>
      <w:marBottom w:val="0"/>
      <w:divBdr>
        <w:top w:val="none" w:sz="0" w:space="0" w:color="auto"/>
        <w:left w:val="none" w:sz="0" w:space="0" w:color="auto"/>
        <w:bottom w:val="none" w:sz="0" w:space="0" w:color="auto"/>
        <w:right w:val="none" w:sz="0" w:space="0" w:color="auto"/>
      </w:divBdr>
    </w:div>
    <w:div w:id="377900537">
      <w:bodyDiv w:val="1"/>
      <w:marLeft w:val="0"/>
      <w:marRight w:val="0"/>
      <w:marTop w:val="0"/>
      <w:marBottom w:val="0"/>
      <w:divBdr>
        <w:top w:val="none" w:sz="0" w:space="0" w:color="auto"/>
        <w:left w:val="none" w:sz="0" w:space="0" w:color="auto"/>
        <w:bottom w:val="none" w:sz="0" w:space="0" w:color="auto"/>
        <w:right w:val="none" w:sz="0" w:space="0" w:color="auto"/>
      </w:divBdr>
    </w:div>
    <w:div w:id="808278799">
      <w:bodyDiv w:val="1"/>
      <w:marLeft w:val="0"/>
      <w:marRight w:val="0"/>
      <w:marTop w:val="0"/>
      <w:marBottom w:val="0"/>
      <w:divBdr>
        <w:top w:val="none" w:sz="0" w:space="0" w:color="auto"/>
        <w:left w:val="none" w:sz="0" w:space="0" w:color="auto"/>
        <w:bottom w:val="none" w:sz="0" w:space="0" w:color="auto"/>
        <w:right w:val="none" w:sz="0" w:space="0" w:color="auto"/>
      </w:divBdr>
    </w:div>
    <w:div w:id="1004746830">
      <w:bodyDiv w:val="1"/>
      <w:marLeft w:val="0"/>
      <w:marRight w:val="0"/>
      <w:marTop w:val="0"/>
      <w:marBottom w:val="0"/>
      <w:divBdr>
        <w:top w:val="none" w:sz="0" w:space="0" w:color="auto"/>
        <w:left w:val="none" w:sz="0" w:space="0" w:color="auto"/>
        <w:bottom w:val="none" w:sz="0" w:space="0" w:color="auto"/>
        <w:right w:val="none" w:sz="0" w:space="0" w:color="auto"/>
      </w:divBdr>
    </w:div>
    <w:div w:id="1256550387">
      <w:bodyDiv w:val="1"/>
      <w:marLeft w:val="0"/>
      <w:marRight w:val="0"/>
      <w:marTop w:val="0"/>
      <w:marBottom w:val="0"/>
      <w:divBdr>
        <w:top w:val="none" w:sz="0" w:space="0" w:color="auto"/>
        <w:left w:val="none" w:sz="0" w:space="0" w:color="auto"/>
        <w:bottom w:val="none" w:sz="0" w:space="0" w:color="auto"/>
        <w:right w:val="none" w:sz="0" w:space="0" w:color="auto"/>
      </w:divBdr>
    </w:div>
    <w:div w:id="1443303457">
      <w:bodyDiv w:val="1"/>
      <w:marLeft w:val="0"/>
      <w:marRight w:val="0"/>
      <w:marTop w:val="0"/>
      <w:marBottom w:val="0"/>
      <w:divBdr>
        <w:top w:val="none" w:sz="0" w:space="0" w:color="auto"/>
        <w:left w:val="none" w:sz="0" w:space="0" w:color="auto"/>
        <w:bottom w:val="none" w:sz="0" w:space="0" w:color="auto"/>
        <w:right w:val="none" w:sz="0" w:space="0" w:color="auto"/>
      </w:divBdr>
    </w:div>
    <w:div w:id="1463763887">
      <w:bodyDiv w:val="1"/>
      <w:marLeft w:val="0"/>
      <w:marRight w:val="0"/>
      <w:marTop w:val="0"/>
      <w:marBottom w:val="0"/>
      <w:divBdr>
        <w:top w:val="none" w:sz="0" w:space="0" w:color="auto"/>
        <w:left w:val="none" w:sz="0" w:space="0" w:color="auto"/>
        <w:bottom w:val="none" w:sz="0" w:space="0" w:color="auto"/>
        <w:right w:val="none" w:sz="0" w:space="0" w:color="auto"/>
      </w:divBdr>
    </w:div>
    <w:div w:id="1468283113">
      <w:bodyDiv w:val="1"/>
      <w:marLeft w:val="0"/>
      <w:marRight w:val="0"/>
      <w:marTop w:val="0"/>
      <w:marBottom w:val="0"/>
      <w:divBdr>
        <w:top w:val="none" w:sz="0" w:space="0" w:color="auto"/>
        <w:left w:val="none" w:sz="0" w:space="0" w:color="auto"/>
        <w:bottom w:val="none" w:sz="0" w:space="0" w:color="auto"/>
        <w:right w:val="none" w:sz="0" w:space="0" w:color="auto"/>
      </w:divBdr>
    </w:div>
    <w:div w:id="1660310718">
      <w:bodyDiv w:val="1"/>
      <w:marLeft w:val="0"/>
      <w:marRight w:val="0"/>
      <w:marTop w:val="0"/>
      <w:marBottom w:val="0"/>
      <w:divBdr>
        <w:top w:val="none" w:sz="0" w:space="0" w:color="auto"/>
        <w:left w:val="none" w:sz="0" w:space="0" w:color="auto"/>
        <w:bottom w:val="none" w:sz="0" w:space="0" w:color="auto"/>
        <w:right w:val="none" w:sz="0" w:space="0" w:color="auto"/>
      </w:divBdr>
    </w:div>
    <w:div w:id="211146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25</Pages>
  <Words>43797</Words>
  <Characters>249648</Characters>
  <Application>Microsoft Office Word</Application>
  <DocSecurity>0</DocSecurity>
  <Lines>2080</Lines>
  <Paragraphs>585</Paragraphs>
  <ScaleCrop>false</ScaleCrop>
  <HeadingPairs>
    <vt:vector size="2" baseType="variant">
      <vt:variant>
        <vt:lpstr>Title</vt:lpstr>
      </vt:variant>
      <vt:variant>
        <vt:i4>1</vt:i4>
      </vt:variant>
    </vt:vector>
  </HeadingPairs>
  <TitlesOfParts>
    <vt:vector size="1" baseType="lpstr">
      <vt:lpstr/>
    </vt:vector>
  </TitlesOfParts>
  <Company>ACES/CoAg</Company>
  <LinksUpToDate>false</LinksUpToDate>
  <CharactersWithSpaces>292860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Wang</dc:creator>
  <cp:keywords/>
  <dc:description/>
  <cp:lastModifiedBy>Yifan Wang</cp:lastModifiedBy>
  <cp:revision>20</cp:revision>
  <dcterms:created xsi:type="dcterms:W3CDTF">2023-02-17T00:55:00Z</dcterms:created>
  <dcterms:modified xsi:type="dcterms:W3CDTF">2023-03-22T05:23:00Z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id="0frQ93XY"/&gt;&lt;style id="http://www.zotero.org/styles/journal-of-medical-entomology" hasBibliography="1" bibliographyStyleHasBeenSet="1"/&gt;&lt;prefs&gt;&lt;pref name="fieldType" value="Field"/&gt;&lt;/prefs&gt;&lt;/data&gt;</vt:lpwstr>
  </property>
</Properties>
</file>